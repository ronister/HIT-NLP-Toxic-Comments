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8C6EF" w14:textId="77777777" w:rsidR="00EE1A42" w:rsidRDefault="00EE1A42" w:rsidP="00EE1A42">
      <w:pPr>
        <w:bidi/>
        <w:spacing w:line="360" w:lineRule="auto"/>
        <w:jc w:val="center"/>
        <w:rPr>
          <w:ins w:id="0" w:author="VAIDAN5" w:date="2021-07-09T00:05:00Z"/>
          <w:rFonts w:ascii="David" w:hAnsi="David" w:cs="David"/>
          <w:b/>
          <w:bCs/>
          <w:sz w:val="44"/>
          <w:szCs w:val="44"/>
          <w:rtl/>
        </w:rPr>
      </w:pPr>
      <w:ins w:id="1" w:author="VAIDAN5" w:date="2021-07-09T00:06:00Z">
        <w:r>
          <w:rPr>
            <w:rFonts w:ascii="David" w:hAnsi="David" w:cs="David"/>
            <w:b/>
            <w:bCs/>
            <w:noProof/>
            <w:sz w:val="44"/>
            <w:szCs w:val="44"/>
            <w:rtl/>
            <w:lang w:val="he-IL"/>
          </w:rPr>
          <mc:AlternateContent>
            <mc:Choice Requires="wps">
              <w:drawing>
                <wp:anchor distT="0" distB="0" distL="114300" distR="114300" simplePos="0" relativeHeight="251660288" behindDoc="1" locked="0" layoutInCell="1" allowOverlap="1" wp14:anchorId="060B61A8" wp14:editId="422A6AC6">
                  <wp:simplePos x="0" y="0"/>
                  <wp:positionH relativeFrom="margin">
                    <wp:posOffset>-949960</wp:posOffset>
                  </wp:positionH>
                  <wp:positionV relativeFrom="margin">
                    <wp:posOffset>336550</wp:posOffset>
                  </wp:positionV>
                  <wp:extent cx="7675245" cy="252095"/>
                  <wp:effectExtent l="0" t="0" r="0" b="1905"/>
                  <wp:wrapSquare wrapText="bothSides"/>
                  <wp:docPr id="534" name="Rectangle 534"/>
                  <wp:cNvGraphicFramePr/>
                  <a:graphic xmlns:a="http://schemas.openxmlformats.org/drawingml/2006/main">
                    <a:graphicData uri="http://schemas.microsoft.com/office/word/2010/wordprocessingShape">
                      <wps:wsp>
                        <wps:cNvSpPr/>
                        <wps:spPr>
                          <a:xfrm>
                            <a:off x="0" y="0"/>
                            <a:ext cx="7675245" cy="252095"/>
                          </a:xfrm>
                          <a:prstGeom prst="rect">
                            <a:avLst/>
                          </a:prstGeom>
                          <a:solidFill>
                            <a:srgbClr val="37148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20399E" id="Rectangle 534" o:spid="_x0000_s1026" style="position:absolute;margin-left:-74.8pt;margin-top:26.5pt;width:604.35pt;height:19.85pt;z-index:-25165619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" fillcolor="#37148d" stroked="f" strokeweight="1pt">
                  <w10:wrap type="square" anchorx="margin" anchory="margin"/>
                </v:rect>
              </w:pict>
            </mc:Fallback>
          </mc:AlternateContent>
        </w:r>
      </w:ins>
    </w:p>
    <w:p w14:paraId="3774A5ED" w14:textId="77777777" w:rsidR="00EE1A42" w:rsidRPr="00006B7E" w:rsidRDefault="00EE1A42">
      <w:pPr>
        <w:bidi/>
        <w:spacing w:line="360" w:lineRule="auto"/>
        <w:rPr>
          <w:rFonts w:ascii="David" w:hAnsi="David" w:cs="David"/>
          <w:b/>
          <w:bCs/>
          <w:sz w:val="52"/>
          <w:szCs w:val="52"/>
          <w:rtl/>
        </w:rPr>
        <w:pPrChange w:id="2" w:author="VAIDAN5" w:date="2021-07-09T00:07:00Z">
          <w:pPr>
            <w:bidi/>
            <w:spacing w:line="360" w:lineRule="auto"/>
            <w:jc w:val="center"/>
          </w:pPr>
        </w:pPrChange>
      </w:pPr>
    </w:p>
    <w:p w14:paraId="110E4C8B" w14:textId="77777777" w:rsidR="00EE1A42" w:rsidRPr="00006B7E" w:rsidRDefault="00EE1A42" w:rsidP="00EE1A42">
      <w:pPr>
        <w:bidi/>
        <w:spacing w:line="360" w:lineRule="auto"/>
        <w:jc w:val="center"/>
        <w:rPr>
          <w:rFonts w:ascii="David" w:hAnsi="David" w:cs="David"/>
          <w:b/>
          <w:bCs/>
          <w:sz w:val="52"/>
          <w:szCs w:val="52"/>
          <w:rtl/>
        </w:rPr>
      </w:pPr>
      <w:r w:rsidRPr="00006B7E">
        <w:rPr>
          <w:rFonts w:ascii="David" w:hAnsi="David" w:cs="David" w:hint="cs"/>
          <w:b/>
          <w:bCs/>
          <w:sz w:val="52"/>
          <w:szCs w:val="52"/>
          <w:rtl/>
        </w:rPr>
        <w:t>HIT</w:t>
      </w:r>
    </w:p>
    <w:p w14:paraId="6C9B22FF" w14:textId="77777777" w:rsidR="00EE1A42" w:rsidRPr="00006B7E" w:rsidRDefault="00EE1A42" w:rsidP="00EE1A42">
      <w:pPr>
        <w:bidi/>
        <w:spacing w:line="360" w:lineRule="auto"/>
        <w:jc w:val="center"/>
        <w:rPr>
          <w:rFonts w:ascii="David" w:hAnsi="David" w:cs="David"/>
          <w:b/>
          <w:bCs/>
          <w:sz w:val="52"/>
          <w:szCs w:val="52"/>
          <w:rtl/>
        </w:rPr>
      </w:pPr>
      <w:r w:rsidRPr="00006B7E">
        <w:rPr>
          <w:rFonts w:ascii="David" w:hAnsi="David" w:cs="David"/>
          <w:b/>
          <w:bCs/>
          <w:sz w:val="52"/>
          <w:szCs w:val="52"/>
        </w:rPr>
        <w:t>M.Sc. – Data science</w:t>
      </w:r>
    </w:p>
    <w:p w14:paraId="169A7AD0" w14:textId="77777777" w:rsidR="00EE1A42" w:rsidRPr="00006B7E" w:rsidRDefault="00EE1A42" w:rsidP="002C36F3">
      <w:pPr>
        <w:spacing w:line="360" w:lineRule="auto"/>
        <w:jc w:val="center"/>
        <w:rPr>
          <w:rFonts w:ascii="David" w:hAnsi="David" w:cs="David"/>
          <w:b/>
          <w:bCs/>
          <w:sz w:val="44"/>
          <w:szCs w:val="44"/>
        </w:rPr>
      </w:pPr>
    </w:p>
    <w:p w14:paraId="7327333D" w14:textId="7525178A" w:rsidR="00006B7E" w:rsidRPr="002B7040" w:rsidRDefault="002B7040" w:rsidP="00EE1A42">
      <w:pPr>
        <w:spacing w:line="360" w:lineRule="auto"/>
        <w:jc w:val="center"/>
        <w:rPr>
          <w:rFonts w:ascii="David" w:hAnsi="David" w:cs="David"/>
          <w:b/>
          <w:bCs/>
          <w:sz w:val="72"/>
          <w:szCs w:val="72"/>
        </w:rPr>
      </w:pPr>
      <w:r w:rsidRPr="002B7040">
        <w:rPr>
          <w:rFonts w:ascii="David" w:hAnsi="David" w:cs="David"/>
          <w:b/>
          <w:bCs/>
          <w:sz w:val="72"/>
          <w:szCs w:val="72"/>
        </w:rPr>
        <w:t xml:space="preserve">Toxic comments </w:t>
      </w:r>
      <w:r w:rsidR="006F0492">
        <w:rPr>
          <w:rFonts w:ascii="David" w:hAnsi="David" w:cs="David"/>
          <w:b/>
          <w:bCs/>
          <w:sz w:val="72"/>
          <w:szCs w:val="72"/>
        </w:rPr>
        <w:t xml:space="preserve">classification </w:t>
      </w:r>
      <w:r w:rsidRPr="002B7040">
        <w:rPr>
          <w:rFonts w:ascii="David" w:hAnsi="David" w:cs="David"/>
          <w:b/>
          <w:bCs/>
          <w:sz w:val="72"/>
          <w:szCs w:val="72"/>
        </w:rPr>
        <w:t xml:space="preserve">project – </w:t>
      </w:r>
      <w:r w:rsidR="006E16A5">
        <w:rPr>
          <w:rFonts w:ascii="David" w:hAnsi="David" w:cs="David"/>
          <w:b/>
          <w:bCs/>
          <w:sz w:val="72"/>
          <w:szCs w:val="72"/>
        </w:rPr>
        <w:t>Final Report</w:t>
      </w:r>
    </w:p>
    <w:p w14:paraId="0073B5B0" w14:textId="77777777" w:rsidR="002B7040" w:rsidRDefault="002B7040" w:rsidP="00006B7E">
      <w:pPr>
        <w:spacing w:line="360" w:lineRule="auto"/>
        <w:jc w:val="center"/>
        <w:rPr>
          <w:rFonts w:ascii="David" w:hAnsi="David" w:cs="David"/>
          <w:b/>
          <w:bCs/>
          <w:sz w:val="44"/>
          <w:szCs w:val="44"/>
        </w:rPr>
      </w:pPr>
    </w:p>
    <w:p w14:paraId="50AD44B3" w14:textId="0CDFEA96" w:rsidR="00EE1A42" w:rsidRPr="00006B7E" w:rsidRDefault="00006B7E" w:rsidP="00006B7E">
      <w:pPr>
        <w:spacing w:line="360" w:lineRule="auto"/>
        <w:jc w:val="center"/>
        <w:rPr>
          <w:rFonts w:ascii="David" w:hAnsi="David" w:cs="David"/>
          <w:b/>
          <w:bCs/>
          <w:sz w:val="44"/>
          <w:szCs w:val="44"/>
          <w:rtl/>
        </w:rPr>
      </w:pPr>
      <w:r w:rsidRPr="00006B7E">
        <w:rPr>
          <w:rFonts w:ascii="David" w:hAnsi="David" w:cs="David"/>
          <w:b/>
          <w:bCs/>
          <w:sz w:val="44"/>
          <w:szCs w:val="44"/>
        </w:rPr>
        <w:t xml:space="preserve">NLP </w:t>
      </w:r>
      <w:r w:rsidR="002B7040">
        <w:rPr>
          <w:rFonts w:ascii="David" w:hAnsi="David" w:cs="David"/>
          <w:b/>
          <w:bCs/>
          <w:sz w:val="44"/>
          <w:szCs w:val="44"/>
        </w:rPr>
        <w:t>Course</w:t>
      </w:r>
      <w:r w:rsidR="005B47FB">
        <w:rPr>
          <w:rFonts w:ascii="David" w:hAnsi="David" w:cs="David" w:hint="cs"/>
          <w:b/>
          <w:bCs/>
          <w:sz w:val="44"/>
          <w:szCs w:val="44"/>
          <w:rtl/>
        </w:rPr>
        <w:t>:</w:t>
      </w:r>
      <w:r w:rsidRPr="00006B7E">
        <w:rPr>
          <w:rFonts w:ascii="David" w:hAnsi="David" w:cs="David"/>
          <w:b/>
          <w:bCs/>
          <w:sz w:val="44"/>
          <w:szCs w:val="44"/>
        </w:rPr>
        <w:t xml:space="preserve"> 99101</w:t>
      </w:r>
    </w:p>
    <w:p w14:paraId="2106A78E" w14:textId="77777777" w:rsidR="00EE1A42" w:rsidRPr="00006B7E" w:rsidRDefault="00EE1A42" w:rsidP="00EE1A42">
      <w:pPr>
        <w:bidi/>
        <w:jc w:val="center"/>
        <w:rPr>
          <w:rFonts w:ascii="David" w:hAnsi="David" w:cs="David"/>
          <w:sz w:val="40"/>
          <w:szCs w:val="40"/>
          <w:rtl/>
        </w:rPr>
      </w:pPr>
    </w:p>
    <w:p w14:paraId="1756C695" w14:textId="77777777" w:rsidR="00EE1A42" w:rsidRPr="00006B7E" w:rsidRDefault="00EE1A42" w:rsidP="00EE1A42">
      <w:pPr>
        <w:bidi/>
        <w:spacing w:line="360" w:lineRule="auto"/>
        <w:jc w:val="center"/>
        <w:rPr>
          <w:rFonts w:ascii="David" w:hAnsi="David" w:cs="David"/>
          <w:b/>
          <w:bCs/>
          <w:sz w:val="40"/>
          <w:szCs w:val="40"/>
        </w:rPr>
      </w:pPr>
      <w:r w:rsidRPr="00006B7E">
        <w:rPr>
          <w:rFonts w:ascii="David" w:hAnsi="David" w:cs="David"/>
          <w:b/>
          <w:bCs/>
          <w:sz w:val="40"/>
          <w:szCs w:val="40"/>
        </w:rPr>
        <w:t>Written By:</w:t>
      </w:r>
    </w:p>
    <w:p w14:paraId="770D0D5B" w14:textId="77777777" w:rsidR="00EE1A42" w:rsidRPr="00006B7E" w:rsidRDefault="00EE1A42" w:rsidP="00EE1A42">
      <w:pPr>
        <w:bidi/>
        <w:spacing w:line="360" w:lineRule="auto"/>
        <w:jc w:val="center"/>
        <w:rPr>
          <w:rFonts w:ascii="David" w:hAnsi="David" w:cs="David"/>
          <w:sz w:val="40"/>
          <w:szCs w:val="40"/>
          <w:rtl/>
        </w:rPr>
      </w:pPr>
      <w:r w:rsidRPr="00006B7E">
        <w:rPr>
          <w:rFonts w:ascii="David" w:hAnsi="David" w:cs="David"/>
          <w:sz w:val="40"/>
          <w:szCs w:val="40"/>
        </w:rPr>
        <w:t>Idan Vazana, 204154207</w:t>
      </w:r>
    </w:p>
    <w:p w14:paraId="5E2F8F99" w14:textId="36EECC03" w:rsidR="00006B7E" w:rsidRPr="00006B7E" w:rsidRDefault="00006B7E" w:rsidP="00006B7E">
      <w:pPr>
        <w:bidi/>
        <w:spacing w:line="360" w:lineRule="auto"/>
        <w:jc w:val="center"/>
        <w:rPr>
          <w:rFonts w:ascii="David" w:hAnsi="David" w:cs="David"/>
          <w:sz w:val="40"/>
          <w:szCs w:val="40"/>
          <w:rtl/>
        </w:rPr>
      </w:pPr>
      <w:r w:rsidRPr="00006B7E">
        <w:rPr>
          <w:rFonts w:ascii="David" w:hAnsi="David" w:cs="David"/>
          <w:sz w:val="40"/>
          <w:szCs w:val="40"/>
        </w:rPr>
        <w:t>Roni S</w:t>
      </w:r>
      <w:r w:rsidR="006F0492">
        <w:rPr>
          <w:rFonts w:ascii="David" w:hAnsi="David" w:cs="David"/>
          <w:sz w:val="40"/>
          <w:szCs w:val="40"/>
        </w:rPr>
        <w:t>h</w:t>
      </w:r>
      <w:r w:rsidRPr="00006B7E">
        <w:rPr>
          <w:rFonts w:ascii="David" w:hAnsi="David" w:cs="David"/>
          <w:sz w:val="40"/>
          <w:szCs w:val="40"/>
        </w:rPr>
        <w:t xml:space="preserve">ternberg, </w:t>
      </w:r>
      <w:r w:rsidR="006F0492">
        <w:rPr>
          <w:rFonts w:ascii="David" w:hAnsi="David" w:cs="David"/>
          <w:sz w:val="40"/>
          <w:szCs w:val="40"/>
        </w:rPr>
        <w:t>0</w:t>
      </w:r>
      <w:r w:rsidRPr="00006B7E">
        <w:rPr>
          <w:rFonts w:ascii="David" w:hAnsi="David" w:cs="David"/>
          <w:sz w:val="40"/>
          <w:szCs w:val="40"/>
        </w:rPr>
        <w:t>34466862</w:t>
      </w:r>
    </w:p>
    <w:p w14:paraId="4AC643FC" w14:textId="77777777" w:rsidR="00EE1A42" w:rsidRPr="00006B7E" w:rsidRDefault="00EE1A42" w:rsidP="00EE1A42">
      <w:pPr>
        <w:bidi/>
        <w:rPr>
          <w:rFonts w:ascii="David" w:hAnsi="David" w:cs="David"/>
          <w:sz w:val="32"/>
          <w:szCs w:val="32"/>
          <w:rtl/>
        </w:rPr>
      </w:pPr>
    </w:p>
    <w:p w14:paraId="752B401C" w14:textId="77777777" w:rsidR="00006B7E" w:rsidRPr="0060118E" w:rsidRDefault="00006B7E" w:rsidP="00006B7E">
      <w:pPr>
        <w:bidi/>
        <w:rPr>
          <w:rFonts w:ascii="David" w:hAnsi="David" w:cs="David"/>
          <w:sz w:val="22"/>
          <w:szCs w:val="22"/>
          <w:rtl/>
        </w:rPr>
      </w:pPr>
    </w:p>
    <w:p w14:paraId="3A7D56EC" w14:textId="2E2996BD" w:rsidR="00BB2E2D" w:rsidRDefault="00BB2E2D" w:rsidP="00726CF1">
      <w:pPr>
        <w:bidi/>
        <w:spacing w:line="276" w:lineRule="auto"/>
        <w:jc w:val="center"/>
        <w:rPr>
          <w:rFonts w:ascii="David" w:hAnsi="David" w:cs="David"/>
          <w:rtl/>
        </w:rPr>
      </w:pPr>
      <w:proofErr w:type="gramStart"/>
      <w:r>
        <w:rPr>
          <w:rFonts w:ascii="David" w:hAnsi="David" w:cs="David"/>
        </w:rPr>
        <w:t>June,</w:t>
      </w:r>
      <w:proofErr w:type="gramEnd"/>
      <w:r>
        <w:rPr>
          <w:rFonts w:ascii="David" w:hAnsi="David" w:cs="David"/>
        </w:rPr>
        <w:t xml:space="preserve"> 2023</w:t>
      </w:r>
    </w:p>
    <w:p w14:paraId="73F5CB05" w14:textId="0C88960C" w:rsidR="00BB2E2D" w:rsidRDefault="00BB2E2D" w:rsidP="00BB2E2D">
      <w:pPr>
        <w:bidi/>
        <w:spacing w:line="276" w:lineRule="auto"/>
        <w:rPr>
          <w:rFonts w:ascii="David" w:hAnsi="David" w:cs="David"/>
        </w:rPr>
      </w:pPr>
      <w:r>
        <w:rPr>
          <w:rFonts w:ascii="David" w:hAnsi="David" w:cs="David"/>
          <w:noProof/>
          <w:rtl/>
          <w:lang w:val="he-IL"/>
        </w:rPr>
        <w:drawing>
          <wp:anchor distT="0" distB="0" distL="114300" distR="114300" simplePos="0" relativeHeight="251669504" behindDoc="0" locked="0" layoutInCell="1" allowOverlap="1" wp14:anchorId="3D6E3029" wp14:editId="6973733E">
            <wp:simplePos x="0" y="0"/>
            <wp:positionH relativeFrom="column">
              <wp:posOffset>-977900</wp:posOffset>
            </wp:positionH>
            <wp:positionV relativeFrom="paragraph">
              <wp:posOffset>262060</wp:posOffset>
            </wp:positionV>
            <wp:extent cx="7615555" cy="1390650"/>
            <wp:effectExtent l="0" t="0" r="4445" b="6350"/>
            <wp:wrapSquare wrapText="bothSides"/>
            <wp:docPr id="25146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69413" name="Picture 251469413"/>
                    <pic:cNvPicPr/>
                  </pic:nvPicPr>
                  <pic:blipFill>
                    <a:blip r:embed="rId11">
                      <a:extLst>
                        <a:ext uri="{28A0092B-C50C-407E-A947-70E740481C1C}">
                          <a14:useLocalDpi xmlns:a14="http://schemas.microsoft.com/office/drawing/2010/main" val="0"/>
                        </a:ext>
                      </a:extLst>
                    </a:blip>
                    <a:stretch>
                      <a:fillRect/>
                    </a:stretch>
                  </pic:blipFill>
                  <pic:spPr>
                    <a:xfrm>
                      <a:off x="0" y="0"/>
                      <a:ext cx="7615555" cy="1390650"/>
                    </a:xfrm>
                    <a:prstGeom prst="rect">
                      <a:avLst/>
                    </a:prstGeom>
                  </pic:spPr>
                </pic:pic>
              </a:graphicData>
            </a:graphic>
            <wp14:sizeRelH relativeFrom="page">
              <wp14:pctWidth>0</wp14:pctWidth>
            </wp14:sizeRelH>
            <wp14:sizeRelV relativeFrom="page">
              <wp14:pctHeight>0</wp14:pctHeight>
            </wp14:sizeRelV>
          </wp:anchor>
        </w:drawing>
      </w:r>
    </w:p>
    <w:p w14:paraId="3FE9204F" w14:textId="58B585A2" w:rsidR="00BB2E2D" w:rsidRPr="00B53BFE" w:rsidRDefault="00BB2E2D" w:rsidP="00F6210F">
      <w:pPr>
        <w:pStyle w:val="Heading2"/>
        <w:spacing w:line="360" w:lineRule="auto"/>
        <w:jc w:val="left"/>
        <w:rPr>
          <w:rStyle w:val="Strong"/>
          <w:rFonts w:ascii="Calibri" w:hAnsi="Calibri" w:cs="Calibri"/>
          <w:b w:val="0"/>
          <w:bCs w:val="0"/>
        </w:rPr>
      </w:pPr>
      <w:bookmarkStart w:id="3" w:name="_Toc138501393"/>
      <w:r w:rsidRPr="00B53BFE">
        <w:rPr>
          <w:rStyle w:val="Strong"/>
          <w:rFonts w:ascii="Calibri" w:hAnsi="Calibri" w:cs="Calibri"/>
          <w:b w:val="0"/>
          <w:bCs w:val="0"/>
        </w:rPr>
        <w:lastRenderedPageBreak/>
        <w:t>TAB</w:t>
      </w:r>
      <w:r w:rsidR="00444EC0">
        <w:rPr>
          <w:rStyle w:val="Strong"/>
          <w:rFonts w:ascii="Calibri" w:hAnsi="Calibri" w:cs="Calibri"/>
          <w:b w:val="0"/>
          <w:bCs w:val="0"/>
        </w:rPr>
        <w:t>LE</w:t>
      </w:r>
      <w:r w:rsidRPr="00B53BFE">
        <w:rPr>
          <w:rStyle w:val="Strong"/>
          <w:rFonts w:ascii="Calibri" w:hAnsi="Calibri" w:cs="Calibri"/>
          <w:b w:val="0"/>
          <w:bCs w:val="0"/>
        </w:rPr>
        <w:t xml:space="preserve"> </w:t>
      </w:r>
      <w:r w:rsidR="002C238C">
        <w:rPr>
          <w:rStyle w:val="Strong"/>
          <w:rFonts w:ascii="Calibri" w:hAnsi="Calibri" w:cs="Calibri"/>
          <w:b w:val="0"/>
          <w:bCs w:val="0"/>
        </w:rPr>
        <w:t>OF</w:t>
      </w:r>
      <w:r w:rsidRPr="00B53BFE">
        <w:rPr>
          <w:rStyle w:val="Strong"/>
          <w:rFonts w:ascii="Calibri" w:hAnsi="Calibri" w:cs="Calibri"/>
          <w:b w:val="0"/>
          <w:bCs w:val="0"/>
        </w:rPr>
        <w:t xml:space="preserve"> </w:t>
      </w:r>
      <w:r w:rsidR="002C238C">
        <w:rPr>
          <w:rStyle w:val="Strong"/>
          <w:rFonts w:ascii="Calibri" w:hAnsi="Calibri" w:cs="Calibri"/>
          <w:b w:val="0"/>
          <w:bCs w:val="0"/>
        </w:rPr>
        <w:t>CONTENTS</w:t>
      </w:r>
      <w:bookmarkEnd w:id="3"/>
    </w:p>
    <w:p w14:paraId="2A9F78D7" w14:textId="77777777" w:rsidR="00BB2E2D" w:rsidRPr="00B53BFE" w:rsidRDefault="00BB2E2D" w:rsidP="00F6210F">
      <w:pPr>
        <w:bidi/>
        <w:spacing w:line="360" w:lineRule="auto"/>
        <w:rPr>
          <w:rFonts w:ascii="Calibri" w:hAnsi="Calibri" w:cs="Calibri"/>
        </w:rPr>
      </w:pPr>
    </w:p>
    <w:sdt>
      <w:sdtPr>
        <w:rPr>
          <w:rFonts w:ascii="Calibri" w:hAnsi="Calibri" w:cs="Calibri"/>
          <w:sz w:val="24"/>
          <w:szCs w:val="24"/>
        </w:rPr>
        <w:id w:val="-289436996"/>
        <w:docPartObj>
          <w:docPartGallery w:val="Table of Contents"/>
          <w:docPartUnique/>
        </w:docPartObj>
      </w:sdtPr>
      <w:sdtEndPr>
        <w:rPr>
          <w:b/>
          <w:bCs/>
          <w:caps w:val="0"/>
          <w:noProof/>
          <w:color w:val="auto"/>
          <w:spacing w:val="0"/>
        </w:rPr>
      </w:sdtEndPr>
      <w:sdtContent>
        <w:p w14:paraId="6DEAF64E" w14:textId="59382DA1" w:rsidR="009418DB" w:rsidRPr="00C82256" w:rsidRDefault="009418DB" w:rsidP="00C82256">
          <w:pPr>
            <w:pStyle w:val="TOCHeading"/>
            <w:spacing w:line="360" w:lineRule="auto"/>
            <w:jc w:val="left"/>
            <w:rPr>
              <w:rFonts w:ascii="Calibri" w:hAnsi="Calibri" w:cs="Calibri"/>
              <w:sz w:val="24"/>
              <w:szCs w:val="24"/>
            </w:rPr>
          </w:pPr>
        </w:p>
        <w:p w14:paraId="4EB1022E" w14:textId="3C0EF977" w:rsidR="00C82256" w:rsidRPr="00C82256" w:rsidRDefault="009418DB" w:rsidP="00C82256">
          <w:pPr>
            <w:pStyle w:val="TOC2"/>
            <w:tabs>
              <w:tab w:val="right" w:leader="dot" w:pos="9010"/>
            </w:tabs>
            <w:spacing w:line="360" w:lineRule="auto"/>
            <w:rPr>
              <w:rFonts w:eastAsiaTheme="minorEastAsia" w:cstheme="minorBidi"/>
              <w:smallCaps w:val="0"/>
              <w:noProof/>
              <w:kern w:val="2"/>
              <w:sz w:val="24"/>
              <w:szCs w:val="24"/>
              <w:lang w:val="en-IL"/>
              <w14:ligatures w14:val="standardContextual"/>
            </w:rPr>
          </w:pPr>
          <w:r w:rsidRPr="00C82256">
            <w:rPr>
              <w:rFonts w:ascii="Calibri" w:hAnsi="Calibri" w:cs="Calibri"/>
              <w:sz w:val="24"/>
              <w:szCs w:val="24"/>
            </w:rPr>
            <w:fldChar w:fldCharType="begin"/>
          </w:r>
          <w:r w:rsidRPr="00C82256">
            <w:rPr>
              <w:rFonts w:ascii="Calibri" w:hAnsi="Calibri" w:cs="Calibri"/>
              <w:sz w:val="24"/>
              <w:szCs w:val="24"/>
            </w:rPr>
            <w:instrText xml:space="preserve"> TOC \o "1-3" \h \z \u </w:instrText>
          </w:r>
          <w:r w:rsidRPr="00C82256">
            <w:rPr>
              <w:rFonts w:ascii="Calibri" w:hAnsi="Calibri" w:cs="Calibri"/>
              <w:sz w:val="24"/>
              <w:szCs w:val="24"/>
            </w:rPr>
            <w:fldChar w:fldCharType="separate"/>
          </w:r>
          <w:hyperlink w:anchor="_Toc138501393" w:history="1">
            <w:r w:rsidR="00C82256" w:rsidRPr="00C82256">
              <w:rPr>
                <w:rStyle w:val="Hyperlink"/>
                <w:rFonts w:ascii="Calibri" w:hAnsi="Calibri" w:cs="Calibri"/>
                <w:noProof/>
                <w:spacing w:val="5"/>
                <w:sz w:val="24"/>
                <w:szCs w:val="24"/>
              </w:rPr>
              <w:t>TABLE OF CONTENTS</w:t>
            </w:r>
            <w:r w:rsidR="00C82256" w:rsidRPr="00C82256">
              <w:rPr>
                <w:noProof/>
                <w:webHidden/>
                <w:sz w:val="24"/>
                <w:szCs w:val="24"/>
              </w:rPr>
              <w:tab/>
            </w:r>
            <w:r w:rsidR="00C82256" w:rsidRPr="00C82256">
              <w:rPr>
                <w:noProof/>
                <w:webHidden/>
                <w:sz w:val="24"/>
                <w:szCs w:val="24"/>
              </w:rPr>
              <w:fldChar w:fldCharType="begin"/>
            </w:r>
            <w:r w:rsidR="00C82256" w:rsidRPr="00C82256">
              <w:rPr>
                <w:noProof/>
                <w:webHidden/>
                <w:sz w:val="24"/>
                <w:szCs w:val="24"/>
              </w:rPr>
              <w:instrText xml:space="preserve"> PAGEREF _Toc138501393 \h </w:instrText>
            </w:r>
            <w:r w:rsidR="00C82256" w:rsidRPr="00C82256">
              <w:rPr>
                <w:noProof/>
                <w:webHidden/>
                <w:sz w:val="24"/>
                <w:szCs w:val="24"/>
              </w:rPr>
            </w:r>
            <w:r w:rsidR="00C82256" w:rsidRPr="00C82256">
              <w:rPr>
                <w:noProof/>
                <w:webHidden/>
                <w:sz w:val="24"/>
                <w:szCs w:val="24"/>
              </w:rPr>
              <w:fldChar w:fldCharType="separate"/>
            </w:r>
            <w:r w:rsidR="00C82256" w:rsidRPr="00C82256">
              <w:rPr>
                <w:noProof/>
                <w:webHidden/>
                <w:sz w:val="24"/>
                <w:szCs w:val="24"/>
              </w:rPr>
              <w:t>2</w:t>
            </w:r>
            <w:r w:rsidR="00C82256" w:rsidRPr="00C82256">
              <w:rPr>
                <w:noProof/>
                <w:webHidden/>
                <w:sz w:val="24"/>
                <w:szCs w:val="24"/>
              </w:rPr>
              <w:fldChar w:fldCharType="end"/>
            </w:r>
          </w:hyperlink>
        </w:p>
        <w:p w14:paraId="77AD80DD" w14:textId="6858F6FC" w:rsidR="00C82256" w:rsidRPr="00C82256" w:rsidRDefault="00C82256" w:rsidP="00C82256">
          <w:pPr>
            <w:pStyle w:val="TOC2"/>
            <w:tabs>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501394" w:history="1">
            <w:r w:rsidRPr="00C82256">
              <w:rPr>
                <w:rStyle w:val="Hyperlink"/>
                <w:rFonts w:ascii="Calibri" w:hAnsi="Calibri" w:cs="Calibri"/>
                <w:noProof/>
                <w:spacing w:val="5"/>
                <w:sz w:val="24"/>
                <w:szCs w:val="24"/>
              </w:rPr>
              <w:t>CHART OF ILLUSTRATIONS</w:t>
            </w:r>
            <w:r w:rsidRPr="00C82256">
              <w:rPr>
                <w:noProof/>
                <w:webHidden/>
                <w:sz w:val="24"/>
                <w:szCs w:val="24"/>
              </w:rPr>
              <w:tab/>
            </w:r>
            <w:r w:rsidRPr="00C82256">
              <w:rPr>
                <w:noProof/>
                <w:webHidden/>
                <w:sz w:val="24"/>
                <w:szCs w:val="24"/>
              </w:rPr>
              <w:fldChar w:fldCharType="begin"/>
            </w:r>
            <w:r w:rsidRPr="00C82256">
              <w:rPr>
                <w:noProof/>
                <w:webHidden/>
                <w:sz w:val="24"/>
                <w:szCs w:val="24"/>
              </w:rPr>
              <w:instrText xml:space="preserve"> PAGEREF _Toc138501394 \h </w:instrText>
            </w:r>
            <w:r w:rsidRPr="00C82256">
              <w:rPr>
                <w:noProof/>
                <w:webHidden/>
                <w:sz w:val="24"/>
                <w:szCs w:val="24"/>
              </w:rPr>
            </w:r>
            <w:r w:rsidRPr="00C82256">
              <w:rPr>
                <w:noProof/>
                <w:webHidden/>
                <w:sz w:val="24"/>
                <w:szCs w:val="24"/>
              </w:rPr>
              <w:fldChar w:fldCharType="separate"/>
            </w:r>
            <w:r w:rsidRPr="00C82256">
              <w:rPr>
                <w:noProof/>
                <w:webHidden/>
                <w:sz w:val="24"/>
                <w:szCs w:val="24"/>
              </w:rPr>
              <w:t>2</w:t>
            </w:r>
            <w:r w:rsidRPr="00C82256">
              <w:rPr>
                <w:noProof/>
                <w:webHidden/>
                <w:sz w:val="24"/>
                <w:szCs w:val="24"/>
              </w:rPr>
              <w:fldChar w:fldCharType="end"/>
            </w:r>
          </w:hyperlink>
        </w:p>
        <w:p w14:paraId="56359C8A" w14:textId="512E7D7F" w:rsidR="00C82256" w:rsidRPr="00C82256" w:rsidRDefault="00C82256" w:rsidP="00C82256">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501397" w:history="1">
            <w:r w:rsidRPr="00C82256">
              <w:rPr>
                <w:rStyle w:val="Hyperlink"/>
                <w:rFonts w:ascii="Calibri" w:hAnsi="Calibri" w:cs="Calibri"/>
                <w:noProof/>
                <w:spacing w:val="5"/>
                <w:sz w:val="24"/>
                <w:szCs w:val="24"/>
              </w:rPr>
              <w:t>1.</w:t>
            </w:r>
            <w:r w:rsidRPr="00C82256">
              <w:rPr>
                <w:rFonts w:eastAsiaTheme="minorEastAsia" w:cstheme="minorBidi"/>
                <w:smallCaps w:val="0"/>
                <w:noProof/>
                <w:kern w:val="2"/>
                <w:sz w:val="24"/>
                <w:szCs w:val="24"/>
                <w:lang w:val="en-IL"/>
                <w14:ligatures w14:val="standardContextual"/>
              </w:rPr>
              <w:tab/>
            </w:r>
            <w:r w:rsidRPr="00C82256">
              <w:rPr>
                <w:rStyle w:val="Hyperlink"/>
                <w:rFonts w:ascii="Calibri" w:hAnsi="Calibri" w:cs="Calibri"/>
                <w:noProof/>
                <w:sz w:val="24"/>
                <w:szCs w:val="24"/>
              </w:rPr>
              <w:t>EXECUTIVE SUMMARY</w:t>
            </w:r>
            <w:r w:rsidRPr="00C82256">
              <w:rPr>
                <w:noProof/>
                <w:webHidden/>
                <w:sz w:val="24"/>
                <w:szCs w:val="24"/>
              </w:rPr>
              <w:tab/>
            </w:r>
            <w:r w:rsidRPr="00C82256">
              <w:rPr>
                <w:noProof/>
                <w:webHidden/>
                <w:sz w:val="24"/>
                <w:szCs w:val="24"/>
              </w:rPr>
              <w:fldChar w:fldCharType="begin"/>
            </w:r>
            <w:r w:rsidRPr="00C82256">
              <w:rPr>
                <w:noProof/>
                <w:webHidden/>
                <w:sz w:val="24"/>
                <w:szCs w:val="24"/>
              </w:rPr>
              <w:instrText xml:space="preserve"> PAGEREF _Toc138501397 \h </w:instrText>
            </w:r>
            <w:r w:rsidRPr="00C82256">
              <w:rPr>
                <w:noProof/>
                <w:webHidden/>
                <w:sz w:val="24"/>
                <w:szCs w:val="24"/>
              </w:rPr>
            </w:r>
            <w:r w:rsidRPr="00C82256">
              <w:rPr>
                <w:noProof/>
                <w:webHidden/>
                <w:sz w:val="24"/>
                <w:szCs w:val="24"/>
              </w:rPr>
              <w:fldChar w:fldCharType="separate"/>
            </w:r>
            <w:r w:rsidRPr="00C82256">
              <w:rPr>
                <w:noProof/>
                <w:webHidden/>
                <w:sz w:val="24"/>
                <w:szCs w:val="24"/>
              </w:rPr>
              <w:t>3</w:t>
            </w:r>
            <w:r w:rsidRPr="00C82256">
              <w:rPr>
                <w:noProof/>
                <w:webHidden/>
                <w:sz w:val="24"/>
                <w:szCs w:val="24"/>
              </w:rPr>
              <w:fldChar w:fldCharType="end"/>
            </w:r>
          </w:hyperlink>
        </w:p>
        <w:p w14:paraId="61C33685" w14:textId="22FA1C95" w:rsidR="00C82256" w:rsidRPr="00C82256" w:rsidRDefault="00C82256" w:rsidP="00C82256">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501398" w:history="1">
            <w:r w:rsidRPr="00C82256">
              <w:rPr>
                <w:rStyle w:val="Hyperlink"/>
                <w:rFonts w:ascii="Calibri" w:hAnsi="Calibri" w:cs="Calibri"/>
                <w:noProof/>
                <w:spacing w:val="5"/>
                <w:sz w:val="24"/>
                <w:szCs w:val="24"/>
              </w:rPr>
              <w:t>2.</w:t>
            </w:r>
            <w:r w:rsidRPr="00C82256">
              <w:rPr>
                <w:rFonts w:eastAsiaTheme="minorEastAsia" w:cstheme="minorBidi"/>
                <w:smallCaps w:val="0"/>
                <w:noProof/>
                <w:kern w:val="2"/>
                <w:sz w:val="24"/>
                <w:szCs w:val="24"/>
                <w:lang w:val="en-IL"/>
                <w14:ligatures w14:val="standardContextual"/>
              </w:rPr>
              <w:tab/>
            </w:r>
            <w:r w:rsidRPr="00C82256">
              <w:rPr>
                <w:rStyle w:val="Hyperlink"/>
                <w:rFonts w:ascii="Calibri" w:hAnsi="Calibri" w:cs="Calibri"/>
                <w:noProof/>
                <w:spacing w:val="5"/>
                <w:sz w:val="24"/>
                <w:szCs w:val="24"/>
              </w:rPr>
              <w:t>CHALLENGES &amp; MOTIVATION</w:t>
            </w:r>
            <w:r w:rsidRPr="00C82256">
              <w:rPr>
                <w:noProof/>
                <w:webHidden/>
                <w:sz w:val="24"/>
                <w:szCs w:val="24"/>
              </w:rPr>
              <w:tab/>
            </w:r>
            <w:r w:rsidRPr="00C82256">
              <w:rPr>
                <w:noProof/>
                <w:webHidden/>
                <w:sz w:val="24"/>
                <w:szCs w:val="24"/>
              </w:rPr>
              <w:fldChar w:fldCharType="begin"/>
            </w:r>
            <w:r w:rsidRPr="00C82256">
              <w:rPr>
                <w:noProof/>
                <w:webHidden/>
                <w:sz w:val="24"/>
                <w:szCs w:val="24"/>
              </w:rPr>
              <w:instrText xml:space="preserve"> PAGEREF _Toc138501398 \h </w:instrText>
            </w:r>
            <w:r w:rsidRPr="00C82256">
              <w:rPr>
                <w:noProof/>
                <w:webHidden/>
                <w:sz w:val="24"/>
                <w:szCs w:val="24"/>
              </w:rPr>
            </w:r>
            <w:r w:rsidRPr="00C82256">
              <w:rPr>
                <w:noProof/>
                <w:webHidden/>
                <w:sz w:val="24"/>
                <w:szCs w:val="24"/>
              </w:rPr>
              <w:fldChar w:fldCharType="separate"/>
            </w:r>
            <w:r w:rsidRPr="00C82256">
              <w:rPr>
                <w:noProof/>
                <w:webHidden/>
                <w:sz w:val="24"/>
                <w:szCs w:val="24"/>
              </w:rPr>
              <w:t>4</w:t>
            </w:r>
            <w:r w:rsidRPr="00C82256">
              <w:rPr>
                <w:noProof/>
                <w:webHidden/>
                <w:sz w:val="24"/>
                <w:szCs w:val="24"/>
              </w:rPr>
              <w:fldChar w:fldCharType="end"/>
            </w:r>
          </w:hyperlink>
        </w:p>
        <w:p w14:paraId="190F64BC" w14:textId="43C72012" w:rsidR="00C82256" w:rsidRPr="00C82256" w:rsidRDefault="00C82256" w:rsidP="00C82256">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501399" w:history="1">
            <w:r w:rsidRPr="00C82256">
              <w:rPr>
                <w:rStyle w:val="Hyperlink"/>
                <w:rFonts w:ascii="Calibri" w:hAnsi="Calibri" w:cs="Calibri"/>
                <w:noProof/>
                <w:spacing w:val="5"/>
                <w:sz w:val="24"/>
                <w:szCs w:val="24"/>
              </w:rPr>
              <w:t>3.</w:t>
            </w:r>
            <w:r w:rsidRPr="00C82256">
              <w:rPr>
                <w:rFonts w:eastAsiaTheme="minorEastAsia" w:cstheme="minorBidi"/>
                <w:smallCaps w:val="0"/>
                <w:noProof/>
                <w:kern w:val="2"/>
                <w:sz w:val="24"/>
                <w:szCs w:val="24"/>
                <w:lang w:val="en-IL"/>
                <w14:ligatures w14:val="standardContextual"/>
              </w:rPr>
              <w:tab/>
            </w:r>
            <w:r w:rsidRPr="00C82256">
              <w:rPr>
                <w:rStyle w:val="Hyperlink"/>
                <w:rFonts w:ascii="Calibri" w:hAnsi="Calibri" w:cs="Calibri"/>
                <w:noProof/>
                <w:spacing w:val="5"/>
                <w:sz w:val="24"/>
                <w:szCs w:val="24"/>
              </w:rPr>
              <w:t>REVIEW OF LITERATURE</w:t>
            </w:r>
            <w:r w:rsidRPr="00C82256">
              <w:rPr>
                <w:noProof/>
                <w:webHidden/>
                <w:sz w:val="24"/>
                <w:szCs w:val="24"/>
              </w:rPr>
              <w:tab/>
            </w:r>
            <w:r w:rsidRPr="00C82256">
              <w:rPr>
                <w:noProof/>
                <w:webHidden/>
                <w:sz w:val="24"/>
                <w:szCs w:val="24"/>
              </w:rPr>
              <w:fldChar w:fldCharType="begin"/>
            </w:r>
            <w:r w:rsidRPr="00C82256">
              <w:rPr>
                <w:noProof/>
                <w:webHidden/>
                <w:sz w:val="24"/>
                <w:szCs w:val="24"/>
              </w:rPr>
              <w:instrText xml:space="preserve"> PAGEREF _Toc138501399 \h </w:instrText>
            </w:r>
            <w:r w:rsidRPr="00C82256">
              <w:rPr>
                <w:noProof/>
                <w:webHidden/>
                <w:sz w:val="24"/>
                <w:szCs w:val="24"/>
              </w:rPr>
            </w:r>
            <w:r w:rsidRPr="00C82256">
              <w:rPr>
                <w:noProof/>
                <w:webHidden/>
                <w:sz w:val="24"/>
                <w:szCs w:val="24"/>
              </w:rPr>
              <w:fldChar w:fldCharType="separate"/>
            </w:r>
            <w:r w:rsidRPr="00C82256">
              <w:rPr>
                <w:noProof/>
                <w:webHidden/>
                <w:sz w:val="24"/>
                <w:szCs w:val="24"/>
              </w:rPr>
              <w:t>6</w:t>
            </w:r>
            <w:r w:rsidRPr="00C82256">
              <w:rPr>
                <w:noProof/>
                <w:webHidden/>
                <w:sz w:val="24"/>
                <w:szCs w:val="24"/>
              </w:rPr>
              <w:fldChar w:fldCharType="end"/>
            </w:r>
          </w:hyperlink>
        </w:p>
        <w:p w14:paraId="7E9840A8" w14:textId="400179EC" w:rsidR="00C82256" w:rsidRPr="00C82256" w:rsidRDefault="00C82256" w:rsidP="00C82256">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501400" w:history="1">
            <w:r w:rsidRPr="00C82256">
              <w:rPr>
                <w:rStyle w:val="Hyperlink"/>
                <w:rFonts w:ascii="Calibri" w:hAnsi="Calibri" w:cs="Calibri"/>
                <w:noProof/>
                <w:spacing w:val="5"/>
                <w:sz w:val="24"/>
                <w:szCs w:val="24"/>
              </w:rPr>
              <w:t>4.</w:t>
            </w:r>
            <w:r w:rsidRPr="00C82256">
              <w:rPr>
                <w:rFonts w:eastAsiaTheme="minorEastAsia" w:cstheme="minorBidi"/>
                <w:smallCaps w:val="0"/>
                <w:noProof/>
                <w:kern w:val="2"/>
                <w:sz w:val="24"/>
                <w:szCs w:val="24"/>
                <w:lang w:val="en-IL"/>
                <w14:ligatures w14:val="standardContextual"/>
              </w:rPr>
              <w:tab/>
            </w:r>
            <w:r w:rsidRPr="00C82256">
              <w:rPr>
                <w:rStyle w:val="Hyperlink"/>
                <w:rFonts w:ascii="Calibri" w:hAnsi="Calibri" w:cs="Calibri"/>
                <w:noProof/>
                <w:spacing w:val="5"/>
                <w:sz w:val="24"/>
                <w:szCs w:val="24"/>
              </w:rPr>
              <w:t xml:space="preserve">RESEARCH </w:t>
            </w:r>
            <w:r w:rsidRPr="00C82256">
              <w:rPr>
                <w:rStyle w:val="Hyperlink"/>
                <w:rFonts w:ascii="Calibri" w:hAnsi="Calibri" w:cs="Calibri"/>
                <w:noProof/>
                <w:spacing w:val="5"/>
                <w:sz w:val="24"/>
                <w:szCs w:val="24"/>
                <w:rtl/>
              </w:rPr>
              <w:t xml:space="preserve"> </w:t>
            </w:r>
            <w:r w:rsidRPr="00C82256">
              <w:rPr>
                <w:rStyle w:val="Hyperlink"/>
                <w:rFonts w:ascii="Calibri" w:hAnsi="Calibri" w:cs="Calibri"/>
                <w:noProof/>
                <w:spacing w:val="5"/>
                <w:sz w:val="24"/>
                <w:szCs w:val="24"/>
              </w:rPr>
              <w:t>QUESTION &amp; CHALLENGES</w:t>
            </w:r>
            <w:r w:rsidRPr="00C82256">
              <w:rPr>
                <w:noProof/>
                <w:webHidden/>
                <w:sz w:val="24"/>
                <w:szCs w:val="24"/>
              </w:rPr>
              <w:tab/>
            </w:r>
            <w:r w:rsidRPr="00C82256">
              <w:rPr>
                <w:noProof/>
                <w:webHidden/>
                <w:sz w:val="24"/>
                <w:szCs w:val="24"/>
              </w:rPr>
              <w:fldChar w:fldCharType="begin"/>
            </w:r>
            <w:r w:rsidRPr="00C82256">
              <w:rPr>
                <w:noProof/>
                <w:webHidden/>
                <w:sz w:val="24"/>
                <w:szCs w:val="24"/>
              </w:rPr>
              <w:instrText xml:space="preserve"> PAGEREF _Toc138501400 \h </w:instrText>
            </w:r>
            <w:r w:rsidRPr="00C82256">
              <w:rPr>
                <w:noProof/>
                <w:webHidden/>
                <w:sz w:val="24"/>
                <w:szCs w:val="24"/>
              </w:rPr>
            </w:r>
            <w:r w:rsidRPr="00C82256">
              <w:rPr>
                <w:noProof/>
                <w:webHidden/>
                <w:sz w:val="24"/>
                <w:szCs w:val="24"/>
              </w:rPr>
              <w:fldChar w:fldCharType="separate"/>
            </w:r>
            <w:r w:rsidRPr="00C82256">
              <w:rPr>
                <w:noProof/>
                <w:webHidden/>
                <w:sz w:val="24"/>
                <w:szCs w:val="24"/>
              </w:rPr>
              <w:t>8</w:t>
            </w:r>
            <w:r w:rsidRPr="00C82256">
              <w:rPr>
                <w:noProof/>
                <w:webHidden/>
                <w:sz w:val="24"/>
                <w:szCs w:val="24"/>
              </w:rPr>
              <w:fldChar w:fldCharType="end"/>
            </w:r>
          </w:hyperlink>
        </w:p>
        <w:p w14:paraId="31F56E5C" w14:textId="7E7D15AF" w:rsidR="00C82256" w:rsidRPr="00C82256" w:rsidRDefault="00C82256" w:rsidP="00C82256">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501401" w:history="1">
            <w:r w:rsidRPr="00C82256">
              <w:rPr>
                <w:rStyle w:val="Hyperlink"/>
                <w:rFonts w:ascii="Calibri" w:hAnsi="Calibri" w:cs="Calibri"/>
                <w:noProof/>
                <w:spacing w:val="5"/>
                <w:sz w:val="24"/>
                <w:szCs w:val="24"/>
              </w:rPr>
              <w:t>5.</w:t>
            </w:r>
            <w:r w:rsidRPr="00C82256">
              <w:rPr>
                <w:rFonts w:eastAsiaTheme="minorEastAsia" w:cstheme="minorBidi"/>
                <w:smallCaps w:val="0"/>
                <w:noProof/>
                <w:kern w:val="2"/>
                <w:sz w:val="24"/>
                <w:szCs w:val="24"/>
                <w:lang w:val="en-IL"/>
                <w14:ligatures w14:val="standardContextual"/>
              </w:rPr>
              <w:tab/>
            </w:r>
            <w:r w:rsidRPr="00C82256">
              <w:rPr>
                <w:rStyle w:val="Hyperlink"/>
                <w:rFonts w:ascii="Calibri" w:hAnsi="Calibri" w:cs="Calibri"/>
                <w:noProof/>
                <w:spacing w:val="5"/>
                <w:sz w:val="24"/>
                <w:szCs w:val="24"/>
              </w:rPr>
              <w:t>WORK PLAN &amp; METRICS</w:t>
            </w:r>
            <w:r w:rsidRPr="00C82256">
              <w:rPr>
                <w:noProof/>
                <w:webHidden/>
                <w:sz w:val="24"/>
                <w:szCs w:val="24"/>
              </w:rPr>
              <w:tab/>
            </w:r>
            <w:r w:rsidRPr="00C82256">
              <w:rPr>
                <w:noProof/>
                <w:webHidden/>
                <w:sz w:val="24"/>
                <w:szCs w:val="24"/>
              </w:rPr>
              <w:fldChar w:fldCharType="begin"/>
            </w:r>
            <w:r w:rsidRPr="00C82256">
              <w:rPr>
                <w:noProof/>
                <w:webHidden/>
                <w:sz w:val="24"/>
                <w:szCs w:val="24"/>
              </w:rPr>
              <w:instrText xml:space="preserve"> PAGEREF _Toc138501401 \h </w:instrText>
            </w:r>
            <w:r w:rsidRPr="00C82256">
              <w:rPr>
                <w:noProof/>
                <w:webHidden/>
                <w:sz w:val="24"/>
                <w:szCs w:val="24"/>
              </w:rPr>
            </w:r>
            <w:r w:rsidRPr="00C82256">
              <w:rPr>
                <w:noProof/>
                <w:webHidden/>
                <w:sz w:val="24"/>
                <w:szCs w:val="24"/>
              </w:rPr>
              <w:fldChar w:fldCharType="separate"/>
            </w:r>
            <w:r w:rsidRPr="00C82256">
              <w:rPr>
                <w:noProof/>
                <w:webHidden/>
                <w:sz w:val="24"/>
                <w:szCs w:val="24"/>
              </w:rPr>
              <w:t>9</w:t>
            </w:r>
            <w:r w:rsidRPr="00C82256">
              <w:rPr>
                <w:noProof/>
                <w:webHidden/>
                <w:sz w:val="24"/>
                <w:szCs w:val="24"/>
              </w:rPr>
              <w:fldChar w:fldCharType="end"/>
            </w:r>
          </w:hyperlink>
        </w:p>
        <w:p w14:paraId="2F9786AE" w14:textId="3B2744D9" w:rsidR="00C82256" w:rsidRPr="00C82256" w:rsidRDefault="00C82256" w:rsidP="00C82256">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501402" w:history="1">
            <w:r w:rsidRPr="00C82256">
              <w:rPr>
                <w:rStyle w:val="Hyperlink"/>
                <w:rFonts w:ascii="Calibri" w:hAnsi="Calibri" w:cs="Calibri"/>
                <w:noProof/>
                <w:spacing w:val="5"/>
                <w:sz w:val="24"/>
                <w:szCs w:val="24"/>
              </w:rPr>
              <w:t>6.</w:t>
            </w:r>
            <w:r w:rsidRPr="00C82256">
              <w:rPr>
                <w:rFonts w:eastAsiaTheme="minorEastAsia" w:cstheme="minorBidi"/>
                <w:smallCaps w:val="0"/>
                <w:noProof/>
                <w:kern w:val="2"/>
                <w:sz w:val="24"/>
                <w:szCs w:val="24"/>
                <w:lang w:val="en-IL"/>
                <w14:ligatures w14:val="standardContextual"/>
              </w:rPr>
              <w:tab/>
            </w:r>
            <w:r w:rsidRPr="00C82256">
              <w:rPr>
                <w:rStyle w:val="Hyperlink"/>
                <w:rFonts w:ascii="Calibri" w:hAnsi="Calibri" w:cs="Calibri"/>
                <w:noProof/>
                <w:spacing w:val="5"/>
                <w:sz w:val="24"/>
                <w:szCs w:val="24"/>
              </w:rPr>
              <w:t>EDA</w:t>
            </w:r>
            <w:r w:rsidRPr="00C82256">
              <w:rPr>
                <w:noProof/>
                <w:webHidden/>
                <w:sz w:val="24"/>
                <w:szCs w:val="24"/>
              </w:rPr>
              <w:tab/>
            </w:r>
            <w:r w:rsidRPr="00C82256">
              <w:rPr>
                <w:noProof/>
                <w:webHidden/>
                <w:sz w:val="24"/>
                <w:szCs w:val="24"/>
              </w:rPr>
              <w:fldChar w:fldCharType="begin"/>
            </w:r>
            <w:r w:rsidRPr="00C82256">
              <w:rPr>
                <w:noProof/>
                <w:webHidden/>
                <w:sz w:val="24"/>
                <w:szCs w:val="24"/>
              </w:rPr>
              <w:instrText xml:space="preserve"> PAGEREF _Toc138501402 \h </w:instrText>
            </w:r>
            <w:r w:rsidRPr="00C82256">
              <w:rPr>
                <w:noProof/>
                <w:webHidden/>
                <w:sz w:val="24"/>
                <w:szCs w:val="24"/>
              </w:rPr>
            </w:r>
            <w:r w:rsidRPr="00C82256">
              <w:rPr>
                <w:noProof/>
                <w:webHidden/>
                <w:sz w:val="24"/>
                <w:szCs w:val="24"/>
              </w:rPr>
              <w:fldChar w:fldCharType="separate"/>
            </w:r>
            <w:r w:rsidRPr="00C82256">
              <w:rPr>
                <w:noProof/>
                <w:webHidden/>
                <w:sz w:val="24"/>
                <w:szCs w:val="24"/>
              </w:rPr>
              <w:t>10</w:t>
            </w:r>
            <w:r w:rsidRPr="00C82256">
              <w:rPr>
                <w:noProof/>
                <w:webHidden/>
                <w:sz w:val="24"/>
                <w:szCs w:val="24"/>
              </w:rPr>
              <w:fldChar w:fldCharType="end"/>
            </w:r>
          </w:hyperlink>
        </w:p>
        <w:p w14:paraId="63169115" w14:textId="014CF7D2" w:rsidR="00C82256" w:rsidRPr="00C82256" w:rsidRDefault="00C82256" w:rsidP="00C82256">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501403" w:history="1">
            <w:r w:rsidRPr="00C82256">
              <w:rPr>
                <w:rStyle w:val="Hyperlink"/>
                <w:rFonts w:ascii="Calibri" w:hAnsi="Calibri" w:cs="Calibri"/>
                <w:noProof/>
                <w:spacing w:val="5"/>
                <w:sz w:val="24"/>
                <w:szCs w:val="24"/>
              </w:rPr>
              <w:t>7.</w:t>
            </w:r>
            <w:r w:rsidRPr="00C82256">
              <w:rPr>
                <w:rFonts w:eastAsiaTheme="minorEastAsia" w:cstheme="minorBidi"/>
                <w:smallCaps w:val="0"/>
                <w:noProof/>
                <w:kern w:val="2"/>
                <w:sz w:val="24"/>
                <w:szCs w:val="24"/>
                <w:lang w:val="en-IL"/>
                <w14:ligatures w14:val="standardContextual"/>
              </w:rPr>
              <w:tab/>
            </w:r>
            <w:r w:rsidRPr="00C82256">
              <w:rPr>
                <w:rStyle w:val="Hyperlink"/>
                <w:rFonts w:ascii="Calibri" w:hAnsi="Calibri" w:cs="Calibri"/>
                <w:noProof/>
                <w:spacing w:val="5"/>
                <w:sz w:val="24"/>
                <w:szCs w:val="24"/>
              </w:rPr>
              <w:t>MODELS &amp; SCORE</w:t>
            </w:r>
            <w:r w:rsidRPr="00C82256">
              <w:rPr>
                <w:noProof/>
                <w:webHidden/>
                <w:sz w:val="24"/>
                <w:szCs w:val="24"/>
              </w:rPr>
              <w:tab/>
            </w:r>
            <w:r w:rsidRPr="00C82256">
              <w:rPr>
                <w:noProof/>
                <w:webHidden/>
                <w:sz w:val="24"/>
                <w:szCs w:val="24"/>
              </w:rPr>
              <w:fldChar w:fldCharType="begin"/>
            </w:r>
            <w:r w:rsidRPr="00C82256">
              <w:rPr>
                <w:noProof/>
                <w:webHidden/>
                <w:sz w:val="24"/>
                <w:szCs w:val="24"/>
              </w:rPr>
              <w:instrText xml:space="preserve"> PAGEREF _Toc138501403 \h </w:instrText>
            </w:r>
            <w:r w:rsidRPr="00C82256">
              <w:rPr>
                <w:noProof/>
                <w:webHidden/>
                <w:sz w:val="24"/>
                <w:szCs w:val="24"/>
              </w:rPr>
            </w:r>
            <w:r w:rsidRPr="00C82256">
              <w:rPr>
                <w:noProof/>
                <w:webHidden/>
                <w:sz w:val="24"/>
                <w:szCs w:val="24"/>
              </w:rPr>
              <w:fldChar w:fldCharType="separate"/>
            </w:r>
            <w:r w:rsidRPr="00C82256">
              <w:rPr>
                <w:noProof/>
                <w:webHidden/>
                <w:sz w:val="24"/>
                <w:szCs w:val="24"/>
              </w:rPr>
              <w:t>15</w:t>
            </w:r>
            <w:r w:rsidRPr="00C82256">
              <w:rPr>
                <w:noProof/>
                <w:webHidden/>
                <w:sz w:val="24"/>
                <w:szCs w:val="24"/>
              </w:rPr>
              <w:fldChar w:fldCharType="end"/>
            </w:r>
          </w:hyperlink>
        </w:p>
        <w:p w14:paraId="73C8C498" w14:textId="330B94BE" w:rsidR="00C82256" w:rsidRPr="00C82256" w:rsidRDefault="00C82256" w:rsidP="00C82256">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501404" w:history="1">
            <w:r w:rsidRPr="00C82256">
              <w:rPr>
                <w:rStyle w:val="Hyperlink"/>
                <w:rFonts w:ascii="Calibri" w:hAnsi="Calibri" w:cs="Calibri"/>
                <w:noProof/>
                <w:spacing w:val="5"/>
                <w:sz w:val="24"/>
                <w:szCs w:val="24"/>
              </w:rPr>
              <w:t>8.</w:t>
            </w:r>
            <w:r w:rsidRPr="00C82256">
              <w:rPr>
                <w:rFonts w:eastAsiaTheme="minorEastAsia" w:cstheme="minorBidi"/>
                <w:smallCaps w:val="0"/>
                <w:noProof/>
                <w:kern w:val="2"/>
                <w:sz w:val="24"/>
                <w:szCs w:val="24"/>
                <w:lang w:val="en-IL"/>
                <w14:ligatures w14:val="standardContextual"/>
              </w:rPr>
              <w:tab/>
            </w:r>
            <w:r w:rsidRPr="00C82256">
              <w:rPr>
                <w:rStyle w:val="Hyperlink"/>
                <w:rFonts w:ascii="Calibri" w:hAnsi="Calibri" w:cs="Calibri"/>
                <w:noProof/>
                <w:spacing w:val="5"/>
                <w:sz w:val="24"/>
                <w:szCs w:val="24"/>
              </w:rPr>
              <w:t>MODELS EVALUATE</w:t>
            </w:r>
            <w:r w:rsidRPr="00C82256">
              <w:rPr>
                <w:noProof/>
                <w:webHidden/>
                <w:sz w:val="24"/>
                <w:szCs w:val="24"/>
              </w:rPr>
              <w:tab/>
            </w:r>
            <w:r w:rsidRPr="00C82256">
              <w:rPr>
                <w:noProof/>
                <w:webHidden/>
                <w:sz w:val="24"/>
                <w:szCs w:val="24"/>
              </w:rPr>
              <w:fldChar w:fldCharType="begin"/>
            </w:r>
            <w:r w:rsidRPr="00C82256">
              <w:rPr>
                <w:noProof/>
                <w:webHidden/>
                <w:sz w:val="24"/>
                <w:szCs w:val="24"/>
              </w:rPr>
              <w:instrText xml:space="preserve"> PAGEREF _Toc138501404 \h </w:instrText>
            </w:r>
            <w:r w:rsidRPr="00C82256">
              <w:rPr>
                <w:noProof/>
                <w:webHidden/>
                <w:sz w:val="24"/>
                <w:szCs w:val="24"/>
              </w:rPr>
            </w:r>
            <w:r w:rsidRPr="00C82256">
              <w:rPr>
                <w:noProof/>
                <w:webHidden/>
                <w:sz w:val="24"/>
                <w:szCs w:val="24"/>
              </w:rPr>
              <w:fldChar w:fldCharType="separate"/>
            </w:r>
            <w:r w:rsidRPr="00C82256">
              <w:rPr>
                <w:noProof/>
                <w:webHidden/>
                <w:sz w:val="24"/>
                <w:szCs w:val="24"/>
              </w:rPr>
              <w:t>23</w:t>
            </w:r>
            <w:r w:rsidRPr="00C82256">
              <w:rPr>
                <w:noProof/>
                <w:webHidden/>
                <w:sz w:val="24"/>
                <w:szCs w:val="24"/>
              </w:rPr>
              <w:fldChar w:fldCharType="end"/>
            </w:r>
          </w:hyperlink>
        </w:p>
        <w:p w14:paraId="782ADF9F" w14:textId="251F7800" w:rsidR="00C82256" w:rsidRPr="00C82256" w:rsidRDefault="00C82256" w:rsidP="00C82256">
          <w:pPr>
            <w:pStyle w:val="TOC2"/>
            <w:tabs>
              <w:tab w:val="left" w:pos="72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501405" w:history="1">
            <w:r w:rsidRPr="00C82256">
              <w:rPr>
                <w:rStyle w:val="Hyperlink"/>
                <w:rFonts w:ascii="Calibri" w:hAnsi="Calibri" w:cs="Calibri"/>
                <w:noProof/>
                <w:spacing w:val="5"/>
                <w:sz w:val="24"/>
                <w:szCs w:val="24"/>
              </w:rPr>
              <w:t>9.</w:t>
            </w:r>
            <w:r w:rsidRPr="00C82256">
              <w:rPr>
                <w:rFonts w:eastAsiaTheme="minorEastAsia" w:cstheme="minorBidi"/>
                <w:smallCaps w:val="0"/>
                <w:noProof/>
                <w:kern w:val="2"/>
                <w:sz w:val="24"/>
                <w:szCs w:val="24"/>
                <w:lang w:val="en-IL"/>
                <w14:ligatures w14:val="standardContextual"/>
              </w:rPr>
              <w:tab/>
            </w:r>
            <w:r w:rsidRPr="00C82256">
              <w:rPr>
                <w:rStyle w:val="Hyperlink"/>
                <w:rFonts w:ascii="Calibri" w:hAnsi="Calibri" w:cs="Calibri"/>
                <w:noProof/>
                <w:spacing w:val="5"/>
                <w:sz w:val="24"/>
                <w:szCs w:val="24"/>
              </w:rPr>
              <w:t>CONCLUSION</w:t>
            </w:r>
            <w:r w:rsidRPr="00C82256">
              <w:rPr>
                <w:noProof/>
                <w:webHidden/>
                <w:sz w:val="24"/>
                <w:szCs w:val="24"/>
              </w:rPr>
              <w:tab/>
            </w:r>
            <w:r w:rsidRPr="00C82256">
              <w:rPr>
                <w:noProof/>
                <w:webHidden/>
                <w:sz w:val="24"/>
                <w:szCs w:val="24"/>
              </w:rPr>
              <w:fldChar w:fldCharType="begin"/>
            </w:r>
            <w:r w:rsidRPr="00C82256">
              <w:rPr>
                <w:noProof/>
                <w:webHidden/>
                <w:sz w:val="24"/>
                <w:szCs w:val="24"/>
              </w:rPr>
              <w:instrText xml:space="preserve"> PAGEREF _Toc138501405 \h </w:instrText>
            </w:r>
            <w:r w:rsidRPr="00C82256">
              <w:rPr>
                <w:noProof/>
                <w:webHidden/>
                <w:sz w:val="24"/>
                <w:szCs w:val="24"/>
              </w:rPr>
            </w:r>
            <w:r w:rsidRPr="00C82256">
              <w:rPr>
                <w:noProof/>
                <w:webHidden/>
                <w:sz w:val="24"/>
                <w:szCs w:val="24"/>
              </w:rPr>
              <w:fldChar w:fldCharType="separate"/>
            </w:r>
            <w:r w:rsidRPr="00C82256">
              <w:rPr>
                <w:noProof/>
                <w:webHidden/>
                <w:sz w:val="24"/>
                <w:szCs w:val="24"/>
              </w:rPr>
              <w:t>25</w:t>
            </w:r>
            <w:r w:rsidRPr="00C82256">
              <w:rPr>
                <w:noProof/>
                <w:webHidden/>
                <w:sz w:val="24"/>
                <w:szCs w:val="24"/>
              </w:rPr>
              <w:fldChar w:fldCharType="end"/>
            </w:r>
          </w:hyperlink>
        </w:p>
        <w:p w14:paraId="1FD1BFE3" w14:textId="15C1B565" w:rsidR="00C82256" w:rsidRPr="00C82256" w:rsidRDefault="00C82256" w:rsidP="00C82256">
          <w:pPr>
            <w:pStyle w:val="TOC2"/>
            <w:tabs>
              <w:tab w:val="left" w:pos="960"/>
              <w:tab w:val="right" w:leader="dot" w:pos="9010"/>
            </w:tabs>
            <w:spacing w:line="360" w:lineRule="auto"/>
            <w:rPr>
              <w:rFonts w:eastAsiaTheme="minorEastAsia" w:cstheme="minorBidi"/>
              <w:smallCaps w:val="0"/>
              <w:noProof/>
              <w:kern w:val="2"/>
              <w:sz w:val="24"/>
              <w:szCs w:val="24"/>
              <w:lang w:val="en-IL"/>
              <w14:ligatures w14:val="standardContextual"/>
            </w:rPr>
          </w:pPr>
          <w:hyperlink w:anchor="_Toc138501406" w:history="1">
            <w:r w:rsidRPr="00C82256">
              <w:rPr>
                <w:rStyle w:val="Hyperlink"/>
                <w:rFonts w:ascii="Calibri" w:hAnsi="Calibri" w:cs="Calibri"/>
                <w:noProof/>
                <w:spacing w:val="5"/>
                <w:sz w:val="24"/>
                <w:szCs w:val="24"/>
              </w:rPr>
              <w:t>10.</w:t>
            </w:r>
            <w:r w:rsidRPr="00C82256">
              <w:rPr>
                <w:rFonts w:eastAsiaTheme="minorEastAsia" w:cstheme="minorBidi"/>
                <w:smallCaps w:val="0"/>
                <w:noProof/>
                <w:kern w:val="2"/>
                <w:sz w:val="24"/>
                <w:szCs w:val="24"/>
                <w:lang w:val="en-IL"/>
                <w14:ligatures w14:val="standardContextual"/>
              </w:rPr>
              <w:tab/>
            </w:r>
            <w:r w:rsidRPr="00C82256">
              <w:rPr>
                <w:rStyle w:val="Hyperlink"/>
                <w:rFonts w:ascii="Calibri" w:hAnsi="Calibri" w:cs="Calibri"/>
                <w:noProof/>
                <w:spacing w:val="5"/>
                <w:sz w:val="24"/>
                <w:szCs w:val="24"/>
              </w:rPr>
              <w:t>BIBILIOGRAPHY</w:t>
            </w:r>
            <w:r w:rsidRPr="00C82256">
              <w:rPr>
                <w:noProof/>
                <w:webHidden/>
                <w:sz w:val="24"/>
                <w:szCs w:val="24"/>
              </w:rPr>
              <w:tab/>
            </w:r>
            <w:r w:rsidRPr="00C82256">
              <w:rPr>
                <w:noProof/>
                <w:webHidden/>
                <w:sz w:val="24"/>
                <w:szCs w:val="24"/>
              </w:rPr>
              <w:fldChar w:fldCharType="begin"/>
            </w:r>
            <w:r w:rsidRPr="00C82256">
              <w:rPr>
                <w:noProof/>
                <w:webHidden/>
                <w:sz w:val="24"/>
                <w:szCs w:val="24"/>
              </w:rPr>
              <w:instrText xml:space="preserve"> PAGEREF _Toc138501406 \h </w:instrText>
            </w:r>
            <w:r w:rsidRPr="00C82256">
              <w:rPr>
                <w:noProof/>
                <w:webHidden/>
                <w:sz w:val="24"/>
                <w:szCs w:val="24"/>
              </w:rPr>
            </w:r>
            <w:r w:rsidRPr="00C82256">
              <w:rPr>
                <w:noProof/>
                <w:webHidden/>
                <w:sz w:val="24"/>
                <w:szCs w:val="24"/>
              </w:rPr>
              <w:fldChar w:fldCharType="separate"/>
            </w:r>
            <w:r w:rsidRPr="00C82256">
              <w:rPr>
                <w:noProof/>
                <w:webHidden/>
                <w:sz w:val="24"/>
                <w:szCs w:val="24"/>
              </w:rPr>
              <w:t>26</w:t>
            </w:r>
            <w:r w:rsidRPr="00C82256">
              <w:rPr>
                <w:noProof/>
                <w:webHidden/>
                <w:sz w:val="24"/>
                <w:szCs w:val="24"/>
              </w:rPr>
              <w:fldChar w:fldCharType="end"/>
            </w:r>
          </w:hyperlink>
        </w:p>
        <w:p w14:paraId="69F80B77" w14:textId="4CBB3B4F" w:rsidR="009418DB" w:rsidRPr="00C82256" w:rsidRDefault="009418DB" w:rsidP="00C82256">
          <w:pPr>
            <w:spacing w:line="360" w:lineRule="auto"/>
            <w:rPr>
              <w:rFonts w:ascii="Calibri" w:hAnsi="Calibri" w:cs="Calibri"/>
            </w:rPr>
          </w:pPr>
          <w:r w:rsidRPr="00C82256">
            <w:rPr>
              <w:rFonts w:ascii="Calibri" w:hAnsi="Calibri" w:cs="Calibri"/>
              <w:b/>
              <w:bCs/>
              <w:noProof/>
            </w:rPr>
            <w:fldChar w:fldCharType="end"/>
          </w:r>
        </w:p>
      </w:sdtContent>
    </w:sdt>
    <w:p w14:paraId="0EB34E07" w14:textId="77777777" w:rsidR="00BB2E2D" w:rsidRPr="00C82256" w:rsidRDefault="00BB2E2D" w:rsidP="00C82256">
      <w:pPr>
        <w:bidi/>
        <w:spacing w:line="360" w:lineRule="auto"/>
        <w:rPr>
          <w:rFonts w:ascii="Calibri" w:hAnsi="Calibri" w:cs="Calibri"/>
        </w:rPr>
      </w:pPr>
    </w:p>
    <w:p w14:paraId="5EC51283" w14:textId="77777777" w:rsidR="00BB2E2D" w:rsidRPr="00B53BFE" w:rsidRDefault="00BB2E2D" w:rsidP="00F6210F">
      <w:pPr>
        <w:bidi/>
        <w:spacing w:line="360" w:lineRule="auto"/>
        <w:rPr>
          <w:rFonts w:ascii="Calibri" w:hAnsi="Calibri" w:cs="Calibri" w:hint="cs"/>
        </w:rPr>
      </w:pPr>
    </w:p>
    <w:p w14:paraId="16DF9E78" w14:textId="77777777" w:rsidR="009418DB" w:rsidRPr="00B53BFE" w:rsidRDefault="009418DB" w:rsidP="00F6210F">
      <w:pPr>
        <w:bidi/>
        <w:spacing w:line="360" w:lineRule="auto"/>
        <w:rPr>
          <w:rFonts w:ascii="Calibri" w:hAnsi="Calibri" w:cs="Calibri"/>
        </w:rPr>
      </w:pPr>
    </w:p>
    <w:p w14:paraId="73CF750B" w14:textId="77777777" w:rsidR="009418DB" w:rsidRPr="00B53BFE" w:rsidRDefault="009418DB" w:rsidP="00F6210F">
      <w:pPr>
        <w:bidi/>
        <w:spacing w:line="360" w:lineRule="auto"/>
        <w:rPr>
          <w:rFonts w:ascii="Calibri" w:hAnsi="Calibri" w:cs="Calibri"/>
        </w:rPr>
      </w:pPr>
    </w:p>
    <w:p w14:paraId="4A460DB3" w14:textId="77777777" w:rsidR="009418DB" w:rsidRPr="00B53BFE" w:rsidRDefault="009418DB" w:rsidP="00F6210F">
      <w:pPr>
        <w:bidi/>
        <w:spacing w:line="360" w:lineRule="auto"/>
        <w:rPr>
          <w:rFonts w:ascii="Calibri" w:hAnsi="Calibri" w:cs="Calibri"/>
        </w:rPr>
      </w:pPr>
    </w:p>
    <w:p w14:paraId="358AA059" w14:textId="77777777" w:rsidR="009418DB" w:rsidRDefault="009418DB" w:rsidP="00F6210F">
      <w:pPr>
        <w:bidi/>
        <w:spacing w:line="360" w:lineRule="auto"/>
        <w:rPr>
          <w:rFonts w:ascii="Calibri" w:hAnsi="Calibri" w:cs="Calibri"/>
        </w:rPr>
      </w:pPr>
    </w:p>
    <w:p w14:paraId="67DB7B00" w14:textId="77777777" w:rsidR="00F6210F" w:rsidRDefault="00F6210F" w:rsidP="00F6210F">
      <w:pPr>
        <w:bidi/>
        <w:spacing w:line="360" w:lineRule="auto"/>
        <w:rPr>
          <w:rFonts w:ascii="Calibri" w:hAnsi="Calibri" w:cs="Calibri"/>
        </w:rPr>
      </w:pPr>
    </w:p>
    <w:p w14:paraId="35AE3E0C" w14:textId="77777777" w:rsidR="00F6210F" w:rsidRPr="00B53BFE" w:rsidRDefault="00F6210F" w:rsidP="00F6210F">
      <w:pPr>
        <w:bidi/>
        <w:spacing w:line="360" w:lineRule="auto"/>
        <w:rPr>
          <w:rFonts w:ascii="Calibri" w:hAnsi="Calibri" w:cs="Calibri"/>
        </w:rPr>
      </w:pPr>
    </w:p>
    <w:p w14:paraId="1AE70588" w14:textId="77777777" w:rsidR="009418DB" w:rsidRDefault="009418DB" w:rsidP="00F6210F">
      <w:pPr>
        <w:bidi/>
        <w:spacing w:line="360" w:lineRule="auto"/>
        <w:rPr>
          <w:rFonts w:ascii="Calibri" w:hAnsi="Calibri" w:cs="Calibri"/>
          <w:rtl/>
        </w:rPr>
      </w:pPr>
    </w:p>
    <w:p w14:paraId="43C47DD2" w14:textId="77777777" w:rsidR="00246776" w:rsidRDefault="00246776" w:rsidP="00246776">
      <w:pPr>
        <w:bidi/>
        <w:spacing w:line="360" w:lineRule="auto"/>
        <w:rPr>
          <w:rFonts w:ascii="Calibri" w:hAnsi="Calibri" w:cs="Calibri"/>
          <w:rtl/>
        </w:rPr>
      </w:pPr>
    </w:p>
    <w:p w14:paraId="1908DA17" w14:textId="77777777" w:rsidR="00246776" w:rsidRPr="00B53BFE" w:rsidRDefault="00246776" w:rsidP="00246776">
      <w:pPr>
        <w:bidi/>
        <w:spacing w:line="360" w:lineRule="auto"/>
        <w:rPr>
          <w:rFonts w:ascii="Calibri" w:hAnsi="Calibri" w:cs="Calibri"/>
        </w:rPr>
      </w:pPr>
    </w:p>
    <w:p w14:paraId="40715414" w14:textId="77777777" w:rsidR="009418DB" w:rsidRPr="00B53BFE" w:rsidRDefault="009418DB" w:rsidP="00F6210F">
      <w:pPr>
        <w:bidi/>
        <w:spacing w:line="360" w:lineRule="auto"/>
        <w:rPr>
          <w:rFonts w:ascii="Calibri" w:hAnsi="Calibri" w:cs="Calibri"/>
        </w:rPr>
      </w:pPr>
    </w:p>
    <w:p w14:paraId="10151414" w14:textId="77777777" w:rsidR="009418DB" w:rsidRPr="00B53BFE" w:rsidRDefault="009418DB" w:rsidP="00F6210F">
      <w:pPr>
        <w:bidi/>
        <w:spacing w:line="360" w:lineRule="auto"/>
        <w:rPr>
          <w:rFonts w:ascii="Calibri" w:hAnsi="Calibri" w:cs="Calibri"/>
        </w:rPr>
      </w:pPr>
    </w:p>
    <w:p w14:paraId="6BF6C051" w14:textId="0E7B4A42" w:rsidR="00BB2E2D" w:rsidRDefault="00CE702C" w:rsidP="00F6210F">
      <w:pPr>
        <w:pStyle w:val="Heading2"/>
        <w:spacing w:line="360" w:lineRule="auto"/>
        <w:jc w:val="left"/>
        <w:rPr>
          <w:rStyle w:val="Strong"/>
          <w:rFonts w:ascii="Calibri" w:hAnsi="Calibri" w:cs="Calibri"/>
          <w:b w:val="0"/>
          <w:bCs w:val="0"/>
        </w:rPr>
      </w:pPr>
      <w:bookmarkStart w:id="4" w:name="_Toc138501394"/>
      <w:r>
        <w:rPr>
          <w:rStyle w:val="Strong"/>
          <w:rFonts w:ascii="Calibri" w:hAnsi="Calibri" w:cs="Calibri"/>
          <w:b w:val="0"/>
          <w:bCs w:val="0"/>
        </w:rPr>
        <w:lastRenderedPageBreak/>
        <w:t>CHART</w:t>
      </w:r>
      <w:r w:rsidR="00BB2E2D" w:rsidRPr="00B53BFE">
        <w:rPr>
          <w:rStyle w:val="Strong"/>
          <w:rFonts w:ascii="Calibri" w:hAnsi="Calibri" w:cs="Calibri"/>
          <w:b w:val="0"/>
          <w:bCs w:val="0"/>
        </w:rPr>
        <w:t xml:space="preserve"> </w:t>
      </w:r>
      <w:r>
        <w:rPr>
          <w:rStyle w:val="Strong"/>
          <w:rFonts w:ascii="Calibri" w:hAnsi="Calibri" w:cs="Calibri"/>
          <w:b w:val="0"/>
          <w:bCs w:val="0"/>
        </w:rPr>
        <w:t>OF ILLUSTRATIONS</w:t>
      </w:r>
      <w:bookmarkEnd w:id="4"/>
    </w:p>
    <w:p w14:paraId="36E3DA1B" w14:textId="77777777" w:rsidR="00246776" w:rsidRPr="00246776" w:rsidRDefault="00246776" w:rsidP="00246776"/>
    <w:p w14:paraId="770A37F7" w14:textId="77777777" w:rsidR="00E84AF6" w:rsidRPr="00E84AF6" w:rsidRDefault="00E84AF6" w:rsidP="00E84AF6"/>
    <w:p w14:paraId="7676B0DF"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r w:rsidRPr="00246776">
        <w:rPr>
          <w:rStyle w:val="Hyperlink"/>
          <w:noProof/>
          <w:spacing w:val="5"/>
          <w:sz w:val="24"/>
          <w:szCs w:val="24"/>
          <w:rtl/>
        </w:rPr>
        <w:fldChar w:fldCharType="begin"/>
      </w:r>
      <w:r w:rsidRPr="00246776">
        <w:rPr>
          <w:rStyle w:val="Hyperlink"/>
          <w:noProof/>
          <w:spacing w:val="5"/>
          <w:sz w:val="24"/>
          <w:szCs w:val="24"/>
          <w:rtl/>
        </w:rPr>
        <w:instrText xml:space="preserve"> </w:instrText>
      </w:r>
      <w:r w:rsidRPr="00246776">
        <w:rPr>
          <w:rStyle w:val="Hyperlink"/>
          <w:noProof/>
          <w:spacing w:val="5"/>
          <w:sz w:val="24"/>
          <w:szCs w:val="24"/>
        </w:rPr>
        <w:instrText>TOC</w:instrText>
      </w:r>
      <w:r w:rsidRPr="00246776">
        <w:rPr>
          <w:rStyle w:val="Hyperlink"/>
          <w:noProof/>
          <w:spacing w:val="5"/>
          <w:sz w:val="24"/>
          <w:szCs w:val="24"/>
          <w:rtl/>
        </w:rPr>
        <w:instrText xml:space="preserve"> \</w:instrText>
      </w:r>
      <w:r w:rsidRPr="00246776">
        <w:rPr>
          <w:rStyle w:val="Hyperlink"/>
          <w:noProof/>
          <w:spacing w:val="5"/>
          <w:sz w:val="24"/>
          <w:szCs w:val="24"/>
        </w:rPr>
        <w:instrText>h \z \c "Figure</w:instrText>
      </w:r>
      <w:r w:rsidRPr="00246776">
        <w:rPr>
          <w:rStyle w:val="Hyperlink"/>
          <w:noProof/>
          <w:spacing w:val="5"/>
          <w:sz w:val="24"/>
          <w:szCs w:val="24"/>
          <w:rtl/>
        </w:rPr>
        <w:instrText xml:space="preserve">" </w:instrText>
      </w:r>
      <w:r w:rsidRPr="00246776">
        <w:rPr>
          <w:rStyle w:val="Hyperlink"/>
          <w:noProof/>
          <w:spacing w:val="5"/>
          <w:sz w:val="24"/>
          <w:szCs w:val="24"/>
          <w:rtl/>
        </w:rPr>
        <w:fldChar w:fldCharType="separate"/>
      </w:r>
      <w:hyperlink r:id="rId12" w:anchor="_Toc138501605" w:history="1">
        <w:r w:rsidRPr="00246776">
          <w:rPr>
            <w:rStyle w:val="Hyperlink"/>
            <w:rFonts w:ascii="Calibri" w:hAnsi="Calibri" w:cs="Calibri"/>
            <w:noProof/>
            <w:spacing w:val="5"/>
            <w:sz w:val="24"/>
            <w:szCs w:val="24"/>
          </w:rPr>
          <w:t>Figure 1 – TOXIC / NON-TOXIC COMMENTS</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_Toc138501605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6</w:t>
        </w:r>
        <w:r w:rsidRPr="00246776">
          <w:rPr>
            <w:rStyle w:val="Hyperlink"/>
            <w:rFonts w:ascii="Calibri" w:hAnsi="Calibri" w:cs="Calibri"/>
            <w:webHidden/>
            <w:spacing w:val="5"/>
            <w:sz w:val="24"/>
            <w:szCs w:val="24"/>
          </w:rPr>
          <w:fldChar w:fldCharType="end"/>
        </w:r>
      </w:hyperlink>
    </w:p>
    <w:p w14:paraId="426C4B54"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w:anchor="_Toc138501606" w:history="1">
        <w:r w:rsidRPr="00246776">
          <w:rPr>
            <w:rStyle w:val="Hyperlink"/>
            <w:rFonts w:ascii="Calibri" w:hAnsi="Calibri" w:cs="Calibri"/>
            <w:noProof/>
            <w:spacing w:val="5"/>
            <w:sz w:val="24"/>
            <w:szCs w:val="24"/>
          </w:rPr>
          <w:t>Figure</w:t>
        </w:r>
        <w:r w:rsidRPr="00246776">
          <w:rPr>
            <w:rStyle w:val="Hyperlink"/>
            <w:rFonts w:ascii="Calibri" w:hAnsi="Calibri" w:cs="Calibri"/>
            <w:noProof/>
            <w:spacing w:val="5"/>
            <w:sz w:val="24"/>
            <w:szCs w:val="24"/>
            <w:rtl/>
          </w:rPr>
          <w:t xml:space="preserve"> 2</w:t>
        </w:r>
        <w:r w:rsidRPr="00246776">
          <w:rPr>
            <w:rStyle w:val="Hyperlink"/>
            <w:rFonts w:ascii="Calibri" w:hAnsi="Calibri" w:cs="Calibri"/>
            <w:noProof/>
            <w:spacing w:val="5"/>
            <w:sz w:val="24"/>
            <w:szCs w:val="24"/>
          </w:rPr>
          <w:t>- TOXIC COMMENTS DISTIBUTION</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_Toc138501606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9</w:t>
        </w:r>
        <w:r w:rsidRPr="00246776">
          <w:rPr>
            <w:rStyle w:val="Hyperlink"/>
            <w:rFonts w:ascii="Calibri" w:hAnsi="Calibri" w:cs="Calibri"/>
            <w:webHidden/>
            <w:spacing w:val="5"/>
            <w:sz w:val="24"/>
            <w:szCs w:val="24"/>
          </w:rPr>
          <w:fldChar w:fldCharType="end"/>
        </w:r>
      </w:hyperlink>
    </w:p>
    <w:p w14:paraId="4F92BA25"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r:id="rId13" w:anchor="_Toc138501607" w:history="1">
        <w:r w:rsidRPr="00246776">
          <w:rPr>
            <w:rStyle w:val="Hyperlink"/>
            <w:rFonts w:ascii="Calibri" w:hAnsi="Calibri" w:cs="Calibri"/>
            <w:noProof/>
            <w:spacing w:val="5"/>
            <w:sz w:val="24"/>
            <w:szCs w:val="24"/>
          </w:rPr>
          <w:t>Figure 3 – WORK PROCESS</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_Toc138501607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10</w:t>
        </w:r>
        <w:r w:rsidRPr="00246776">
          <w:rPr>
            <w:rStyle w:val="Hyperlink"/>
            <w:rFonts w:ascii="Calibri" w:hAnsi="Calibri" w:cs="Calibri"/>
            <w:webHidden/>
            <w:spacing w:val="5"/>
            <w:sz w:val="24"/>
            <w:szCs w:val="24"/>
          </w:rPr>
          <w:fldChar w:fldCharType="end"/>
        </w:r>
      </w:hyperlink>
    </w:p>
    <w:p w14:paraId="4AFBF51B"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r:id="rId14" w:anchor="_Toc138501608" w:history="1">
        <w:r w:rsidRPr="00246776">
          <w:rPr>
            <w:rStyle w:val="Hyperlink"/>
            <w:rFonts w:ascii="Calibri" w:hAnsi="Calibri" w:cs="Calibri"/>
            <w:noProof/>
            <w:spacing w:val="5"/>
            <w:sz w:val="24"/>
            <w:szCs w:val="24"/>
          </w:rPr>
          <w:t>Figure 4 – TOXIC CLASS COUNT</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_Toc138501608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11</w:t>
        </w:r>
        <w:r w:rsidRPr="00246776">
          <w:rPr>
            <w:rStyle w:val="Hyperlink"/>
            <w:rFonts w:ascii="Calibri" w:hAnsi="Calibri" w:cs="Calibri"/>
            <w:webHidden/>
            <w:spacing w:val="5"/>
            <w:sz w:val="24"/>
            <w:szCs w:val="24"/>
          </w:rPr>
          <w:fldChar w:fldCharType="end"/>
        </w:r>
      </w:hyperlink>
    </w:p>
    <w:p w14:paraId="3EF6FA94"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r:id="rId15" w:anchor="_Toc138501609" w:history="1">
        <w:r w:rsidRPr="00246776">
          <w:rPr>
            <w:rStyle w:val="Hyperlink"/>
            <w:rFonts w:ascii="Calibri" w:hAnsi="Calibri" w:cs="Calibri"/>
            <w:noProof/>
            <w:spacing w:val="5"/>
            <w:sz w:val="24"/>
            <w:szCs w:val="24"/>
          </w:rPr>
          <w:t>Figure</w:t>
        </w:r>
        <w:r w:rsidRPr="00246776">
          <w:rPr>
            <w:rStyle w:val="Hyperlink"/>
            <w:rFonts w:ascii="Calibri" w:hAnsi="Calibri" w:cs="Calibri"/>
            <w:noProof/>
            <w:spacing w:val="5"/>
            <w:sz w:val="24"/>
            <w:szCs w:val="24"/>
            <w:rtl/>
          </w:rPr>
          <w:t xml:space="preserve"> 5</w:t>
        </w:r>
        <w:r w:rsidRPr="00246776">
          <w:rPr>
            <w:rStyle w:val="Hyperlink"/>
            <w:rFonts w:ascii="Calibri" w:hAnsi="Calibri" w:cs="Calibri"/>
            <w:noProof/>
            <w:spacing w:val="5"/>
            <w:sz w:val="24"/>
            <w:szCs w:val="24"/>
          </w:rPr>
          <w:t xml:space="preserve"> – DATA PIE CHART</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_Toc138501609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11</w:t>
        </w:r>
        <w:r w:rsidRPr="00246776">
          <w:rPr>
            <w:rStyle w:val="Hyperlink"/>
            <w:rFonts w:ascii="Calibri" w:hAnsi="Calibri" w:cs="Calibri"/>
            <w:webHidden/>
            <w:spacing w:val="5"/>
            <w:sz w:val="24"/>
            <w:szCs w:val="24"/>
          </w:rPr>
          <w:fldChar w:fldCharType="end"/>
        </w:r>
      </w:hyperlink>
    </w:p>
    <w:p w14:paraId="23F7DD94"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w:anchor="_Toc138501610" w:history="1">
        <w:r w:rsidRPr="00246776">
          <w:rPr>
            <w:rStyle w:val="Hyperlink"/>
            <w:rFonts w:ascii="Calibri" w:hAnsi="Calibri" w:cs="Calibri"/>
            <w:noProof/>
            <w:spacing w:val="5"/>
            <w:sz w:val="24"/>
            <w:szCs w:val="24"/>
          </w:rPr>
          <w:t>Figure 6 – CORRELATION MATRIX HEATMAP</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_Toc138501610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12</w:t>
        </w:r>
        <w:r w:rsidRPr="00246776">
          <w:rPr>
            <w:rStyle w:val="Hyperlink"/>
            <w:rFonts w:ascii="Calibri" w:hAnsi="Calibri" w:cs="Calibri"/>
            <w:webHidden/>
            <w:spacing w:val="5"/>
            <w:sz w:val="24"/>
            <w:szCs w:val="24"/>
          </w:rPr>
          <w:fldChar w:fldCharType="end"/>
        </w:r>
      </w:hyperlink>
    </w:p>
    <w:p w14:paraId="76FC3A20"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w:anchor="_Toc138501611" w:history="1">
        <w:r w:rsidRPr="00246776">
          <w:rPr>
            <w:rStyle w:val="Hyperlink"/>
            <w:rFonts w:ascii="Calibri" w:hAnsi="Calibri" w:cs="Calibri"/>
            <w:noProof/>
            <w:spacing w:val="5"/>
            <w:sz w:val="24"/>
            <w:szCs w:val="24"/>
          </w:rPr>
          <w:t>Figure 7 – TEXT TO DOC</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_Toc138501611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13</w:t>
        </w:r>
        <w:r w:rsidRPr="00246776">
          <w:rPr>
            <w:rStyle w:val="Hyperlink"/>
            <w:rFonts w:ascii="Calibri" w:hAnsi="Calibri" w:cs="Calibri"/>
            <w:webHidden/>
            <w:spacing w:val="5"/>
            <w:sz w:val="24"/>
            <w:szCs w:val="24"/>
          </w:rPr>
          <w:fldChar w:fldCharType="end"/>
        </w:r>
      </w:hyperlink>
    </w:p>
    <w:p w14:paraId="454EC2C7"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w:anchor="_Toc138501612" w:history="1">
        <w:r w:rsidRPr="00246776">
          <w:rPr>
            <w:rStyle w:val="Hyperlink"/>
            <w:rFonts w:ascii="Calibri" w:hAnsi="Calibri" w:cs="Calibri"/>
            <w:noProof/>
            <w:spacing w:val="5"/>
            <w:sz w:val="24"/>
            <w:szCs w:val="24"/>
          </w:rPr>
          <w:t>Figure 8 - TOKENIZATION EXAMPLE</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_Toc138501612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13</w:t>
        </w:r>
        <w:r w:rsidRPr="00246776">
          <w:rPr>
            <w:rStyle w:val="Hyperlink"/>
            <w:rFonts w:ascii="Calibri" w:hAnsi="Calibri" w:cs="Calibri"/>
            <w:webHidden/>
            <w:spacing w:val="5"/>
            <w:sz w:val="24"/>
            <w:szCs w:val="24"/>
          </w:rPr>
          <w:fldChar w:fldCharType="end"/>
        </w:r>
      </w:hyperlink>
    </w:p>
    <w:p w14:paraId="79932E85"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r:id="rId16" w:anchor="_Toc138501613" w:history="1">
        <w:r w:rsidRPr="00246776">
          <w:rPr>
            <w:rStyle w:val="Hyperlink"/>
            <w:rFonts w:ascii="Calibri" w:hAnsi="Calibri" w:cs="Calibri"/>
            <w:noProof/>
            <w:spacing w:val="5"/>
            <w:sz w:val="24"/>
            <w:szCs w:val="24"/>
          </w:rPr>
          <w:t>Figure 9 – DATA COMPARATION PLOT (PRE AND POST PROCESS)</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_Toc138501613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14</w:t>
        </w:r>
        <w:r w:rsidRPr="00246776">
          <w:rPr>
            <w:rStyle w:val="Hyperlink"/>
            <w:rFonts w:ascii="Calibri" w:hAnsi="Calibri" w:cs="Calibri"/>
            <w:webHidden/>
            <w:spacing w:val="5"/>
            <w:sz w:val="24"/>
            <w:szCs w:val="24"/>
          </w:rPr>
          <w:fldChar w:fldCharType="end"/>
        </w:r>
      </w:hyperlink>
    </w:p>
    <w:p w14:paraId="1E6CA98B"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w:anchor="_Toc138501614" w:history="1">
        <w:r w:rsidRPr="00246776">
          <w:rPr>
            <w:rStyle w:val="Hyperlink"/>
            <w:rFonts w:ascii="Calibri" w:hAnsi="Calibri" w:cs="Calibri"/>
            <w:noProof/>
            <w:spacing w:val="5"/>
            <w:sz w:val="24"/>
            <w:szCs w:val="24"/>
          </w:rPr>
          <w:t>Figure 10 – WORD CLOUD PLOT</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_Toc138501614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15</w:t>
        </w:r>
        <w:r w:rsidRPr="00246776">
          <w:rPr>
            <w:rStyle w:val="Hyperlink"/>
            <w:rFonts w:ascii="Calibri" w:hAnsi="Calibri" w:cs="Calibri"/>
            <w:webHidden/>
            <w:spacing w:val="5"/>
            <w:sz w:val="24"/>
            <w:szCs w:val="24"/>
          </w:rPr>
          <w:fldChar w:fldCharType="end"/>
        </w:r>
      </w:hyperlink>
    </w:p>
    <w:p w14:paraId="49B0EB79"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r:id="rId17" w:anchor="_Toc138501615" w:history="1">
        <w:r w:rsidRPr="00246776">
          <w:rPr>
            <w:rStyle w:val="Hyperlink"/>
            <w:rFonts w:ascii="Calibri" w:hAnsi="Calibri" w:cs="Calibri"/>
            <w:noProof/>
            <w:spacing w:val="5"/>
            <w:sz w:val="24"/>
            <w:szCs w:val="24"/>
          </w:rPr>
          <w:t>Figure 11 –</w:t>
        </w:r>
        <w:r w:rsidRPr="00246776">
          <w:rPr>
            <w:rStyle w:val="Hyperlink"/>
            <w:rFonts w:ascii="Calibri" w:hAnsi="Calibri" w:cs="Calibri"/>
            <w:noProof/>
            <w:spacing w:val="5"/>
            <w:sz w:val="24"/>
            <w:szCs w:val="24"/>
            <w:rtl/>
          </w:rPr>
          <w:t xml:space="preserve"> </w:t>
        </w:r>
        <w:r w:rsidRPr="00246776">
          <w:rPr>
            <w:rStyle w:val="Hyperlink"/>
            <w:rFonts w:ascii="Calibri" w:hAnsi="Calibri" w:cs="Calibri"/>
            <w:noProof/>
            <w:spacing w:val="5"/>
            <w:sz w:val="24"/>
            <w:szCs w:val="24"/>
          </w:rPr>
          <w:t>NUMBER OF WORDS IN A SENTENCE</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_Toc138501615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20</w:t>
        </w:r>
        <w:r w:rsidRPr="00246776">
          <w:rPr>
            <w:rStyle w:val="Hyperlink"/>
            <w:rFonts w:ascii="Calibri" w:hAnsi="Calibri" w:cs="Calibri"/>
            <w:webHidden/>
            <w:spacing w:val="5"/>
            <w:sz w:val="24"/>
            <w:szCs w:val="24"/>
          </w:rPr>
          <w:fldChar w:fldCharType="end"/>
        </w:r>
      </w:hyperlink>
    </w:p>
    <w:p w14:paraId="234660B8"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r:id="rId18" w:anchor="_Toc138501616" w:history="1">
        <w:r w:rsidRPr="00246776">
          <w:rPr>
            <w:rStyle w:val="Hyperlink"/>
            <w:rFonts w:ascii="Calibri" w:hAnsi="Calibri" w:cs="Calibri"/>
            <w:noProof/>
            <w:spacing w:val="5"/>
            <w:sz w:val="24"/>
            <w:szCs w:val="24"/>
          </w:rPr>
          <w:t>Figure 12</w:t>
        </w:r>
        <w:r w:rsidRPr="00246776">
          <w:rPr>
            <w:rStyle w:val="Hyperlink"/>
            <w:rFonts w:ascii="Calibri" w:hAnsi="Calibri" w:cs="Calibri"/>
            <w:noProof/>
            <w:spacing w:val="5"/>
            <w:sz w:val="24"/>
            <w:szCs w:val="24"/>
            <w:rtl/>
          </w:rPr>
          <w:t xml:space="preserve"> – </w:t>
        </w:r>
        <w:r w:rsidRPr="00246776">
          <w:rPr>
            <w:rStyle w:val="Hyperlink"/>
            <w:rFonts w:ascii="Calibri" w:hAnsi="Calibri" w:cs="Calibri"/>
            <w:noProof/>
            <w:spacing w:val="5"/>
            <w:sz w:val="24"/>
            <w:szCs w:val="24"/>
          </w:rPr>
          <w:t>BERT LAYERS</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_Toc138501616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21</w:t>
        </w:r>
        <w:r w:rsidRPr="00246776">
          <w:rPr>
            <w:rStyle w:val="Hyperlink"/>
            <w:rFonts w:ascii="Calibri" w:hAnsi="Calibri" w:cs="Calibri"/>
            <w:webHidden/>
            <w:spacing w:val="5"/>
            <w:sz w:val="24"/>
            <w:szCs w:val="24"/>
          </w:rPr>
          <w:fldChar w:fldCharType="end"/>
        </w:r>
      </w:hyperlink>
    </w:p>
    <w:p w14:paraId="5DF92B90"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w:anchor="_Toc138501617" w:history="1">
        <w:r w:rsidRPr="00246776">
          <w:rPr>
            <w:rStyle w:val="Hyperlink"/>
            <w:rFonts w:ascii="Calibri" w:hAnsi="Calibri" w:cs="Calibri"/>
            <w:noProof/>
            <w:spacing w:val="5"/>
            <w:sz w:val="24"/>
            <w:szCs w:val="24"/>
          </w:rPr>
          <w:t>Figure 13</w:t>
        </w:r>
        <w:r w:rsidRPr="00246776">
          <w:rPr>
            <w:rStyle w:val="Hyperlink"/>
            <w:rFonts w:ascii="Calibri" w:hAnsi="Calibri" w:cs="Calibri"/>
            <w:noProof/>
            <w:spacing w:val="5"/>
            <w:sz w:val="24"/>
            <w:szCs w:val="24"/>
            <w:rtl/>
          </w:rPr>
          <w:t xml:space="preserve"> – </w:t>
        </w:r>
        <w:r w:rsidRPr="00246776">
          <w:rPr>
            <w:rStyle w:val="Hyperlink"/>
            <w:rFonts w:ascii="Calibri" w:hAnsi="Calibri" w:cs="Calibri"/>
            <w:noProof/>
            <w:spacing w:val="5"/>
            <w:sz w:val="24"/>
            <w:szCs w:val="24"/>
          </w:rPr>
          <w:t>CLASSIFICATION REPORT</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_Toc138501617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24</w:t>
        </w:r>
        <w:r w:rsidRPr="00246776">
          <w:rPr>
            <w:rStyle w:val="Hyperlink"/>
            <w:rFonts w:ascii="Calibri" w:hAnsi="Calibri" w:cs="Calibri"/>
            <w:webHidden/>
            <w:spacing w:val="5"/>
            <w:sz w:val="24"/>
            <w:szCs w:val="24"/>
          </w:rPr>
          <w:fldChar w:fldCharType="end"/>
        </w:r>
      </w:hyperlink>
    </w:p>
    <w:p w14:paraId="3B092069" w14:textId="77777777" w:rsidR="00246776" w:rsidRPr="00246776" w:rsidRDefault="00246776" w:rsidP="00246776">
      <w:pPr>
        <w:pStyle w:val="TOC2"/>
        <w:tabs>
          <w:tab w:val="left" w:pos="960"/>
          <w:tab w:val="right" w:leader="dot" w:pos="9010"/>
        </w:tabs>
        <w:spacing w:line="360" w:lineRule="auto"/>
        <w:rPr>
          <w:rStyle w:val="Hyperlink"/>
          <w:rFonts w:ascii="Calibri" w:hAnsi="Calibri" w:cs="Calibri"/>
          <w:spacing w:val="5"/>
        </w:rPr>
      </w:pPr>
      <w:hyperlink w:anchor="_Toc138501618" w:history="1">
        <w:r w:rsidRPr="00246776">
          <w:rPr>
            <w:rStyle w:val="Hyperlink"/>
            <w:rFonts w:ascii="Calibri" w:hAnsi="Calibri" w:cs="Calibri"/>
            <w:noProof/>
            <w:spacing w:val="5"/>
            <w:sz w:val="24"/>
            <w:szCs w:val="24"/>
          </w:rPr>
          <w:t>Figure 14 - CONFUSSION MATRIX</w:t>
        </w:r>
        <w:r w:rsidRPr="00246776">
          <w:rPr>
            <w:rStyle w:val="Hyperlink"/>
            <w:rFonts w:ascii="Calibri" w:hAnsi="Calibri" w:cs="Calibri"/>
            <w:webHidden/>
            <w:spacing w:val="5"/>
            <w:sz w:val="24"/>
            <w:szCs w:val="24"/>
          </w:rPr>
          <w:tab/>
        </w:r>
        <w:r w:rsidRPr="00246776">
          <w:rPr>
            <w:rStyle w:val="Hyperlink"/>
            <w:rFonts w:ascii="Calibri" w:hAnsi="Calibri" w:cs="Calibri"/>
            <w:webHidden/>
            <w:spacing w:val="5"/>
            <w:sz w:val="24"/>
            <w:szCs w:val="24"/>
          </w:rPr>
          <w:fldChar w:fldCharType="begin"/>
        </w:r>
        <w:r w:rsidRPr="00246776">
          <w:rPr>
            <w:rStyle w:val="Hyperlink"/>
            <w:rFonts w:ascii="Calibri" w:hAnsi="Calibri" w:cs="Calibri"/>
            <w:webHidden/>
            <w:spacing w:val="5"/>
            <w:sz w:val="24"/>
            <w:szCs w:val="24"/>
          </w:rPr>
          <w:instrText xml:space="preserve"> PAGEREF _Toc138501618 \h </w:instrText>
        </w:r>
        <w:r w:rsidRPr="00246776">
          <w:rPr>
            <w:rStyle w:val="Hyperlink"/>
            <w:rFonts w:ascii="Calibri" w:hAnsi="Calibri" w:cs="Calibri"/>
            <w:webHidden/>
            <w:spacing w:val="5"/>
            <w:sz w:val="24"/>
            <w:szCs w:val="24"/>
          </w:rPr>
        </w:r>
        <w:r w:rsidRPr="00246776">
          <w:rPr>
            <w:rStyle w:val="Hyperlink"/>
            <w:rFonts w:ascii="Calibri" w:hAnsi="Calibri" w:cs="Calibri"/>
            <w:webHidden/>
            <w:spacing w:val="5"/>
            <w:sz w:val="24"/>
            <w:szCs w:val="24"/>
          </w:rPr>
          <w:fldChar w:fldCharType="separate"/>
        </w:r>
        <w:r w:rsidRPr="00246776">
          <w:rPr>
            <w:rStyle w:val="Hyperlink"/>
            <w:rFonts w:ascii="Calibri" w:hAnsi="Calibri" w:cs="Calibri"/>
            <w:webHidden/>
            <w:spacing w:val="5"/>
            <w:sz w:val="24"/>
            <w:szCs w:val="24"/>
          </w:rPr>
          <w:t>24</w:t>
        </w:r>
        <w:r w:rsidRPr="00246776">
          <w:rPr>
            <w:rStyle w:val="Hyperlink"/>
            <w:rFonts w:ascii="Calibri" w:hAnsi="Calibri" w:cs="Calibri"/>
            <w:webHidden/>
            <w:spacing w:val="5"/>
            <w:sz w:val="24"/>
            <w:szCs w:val="24"/>
          </w:rPr>
          <w:fldChar w:fldCharType="end"/>
        </w:r>
      </w:hyperlink>
    </w:p>
    <w:p w14:paraId="682D219A" w14:textId="77777777" w:rsidR="00246776" w:rsidRPr="00246776" w:rsidRDefault="00246776" w:rsidP="00246776">
      <w:pPr>
        <w:pStyle w:val="TOC2"/>
        <w:tabs>
          <w:tab w:val="left" w:pos="960"/>
          <w:tab w:val="right" w:leader="dot" w:pos="9010"/>
        </w:tabs>
        <w:spacing w:line="360" w:lineRule="auto"/>
        <w:rPr>
          <w:rStyle w:val="Hyperlink"/>
          <w:noProof/>
          <w:spacing w:val="5"/>
        </w:rPr>
      </w:pPr>
      <w:r w:rsidRPr="00246776">
        <w:rPr>
          <w:rStyle w:val="Hyperlink"/>
          <w:noProof/>
          <w:spacing w:val="5"/>
          <w:sz w:val="24"/>
          <w:szCs w:val="24"/>
          <w:rtl/>
        </w:rPr>
        <w:fldChar w:fldCharType="end"/>
      </w:r>
    </w:p>
    <w:p w14:paraId="266EF966" w14:textId="77777777" w:rsidR="00246776" w:rsidRPr="00444EC0" w:rsidRDefault="00246776" w:rsidP="00246776">
      <w:pPr>
        <w:bidi/>
        <w:spacing w:line="360" w:lineRule="auto"/>
        <w:rPr>
          <w:rFonts w:ascii="Calibri" w:hAnsi="Calibri" w:cs="Calibri"/>
        </w:rPr>
      </w:pPr>
    </w:p>
    <w:p w14:paraId="0A62797A" w14:textId="77777777" w:rsidR="00246776" w:rsidRPr="00444EC0" w:rsidRDefault="00246776" w:rsidP="00246776">
      <w:pPr>
        <w:bidi/>
        <w:spacing w:line="360" w:lineRule="auto"/>
        <w:rPr>
          <w:rFonts w:ascii="Calibri" w:hAnsi="Calibri" w:cs="Calibri"/>
        </w:rPr>
      </w:pPr>
    </w:p>
    <w:p w14:paraId="07780BFE" w14:textId="77777777" w:rsidR="00BB2E2D" w:rsidRPr="00B53BFE" w:rsidRDefault="00BB2E2D" w:rsidP="00246776">
      <w:pPr>
        <w:spacing w:line="360" w:lineRule="auto"/>
        <w:rPr>
          <w:rFonts w:ascii="Calibri" w:hAnsi="Calibri" w:cs="Calibri"/>
        </w:rPr>
      </w:pPr>
    </w:p>
    <w:p w14:paraId="369BC08E" w14:textId="77777777" w:rsidR="00BB2E2D" w:rsidRPr="00B53BFE" w:rsidRDefault="00BB2E2D" w:rsidP="00F6210F">
      <w:pPr>
        <w:bidi/>
        <w:spacing w:line="360" w:lineRule="auto"/>
        <w:rPr>
          <w:rFonts w:ascii="Calibri" w:hAnsi="Calibri" w:cs="Calibri"/>
          <w:rtl/>
        </w:rPr>
      </w:pPr>
    </w:p>
    <w:p w14:paraId="21E661A1" w14:textId="77777777" w:rsidR="00BB2E2D" w:rsidRPr="00B53BFE" w:rsidRDefault="00BB2E2D" w:rsidP="00F6210F">
      <w:pPr>
        <w:bidi/>
        <w:spacing w:line="360" w:lineRule="auto"/>
        <w:rPr>
          <w:rFonts w:ascii="Calibri" w:hAnsi="Calibri" w:cs="Calibri"/>
          <w:rtl/>
        </w:rPr>
      </w:pPr>
    </w:p>
    <w:p w14:paraId="0388ACB5" w14:textId="77777777" w:rsidR="00BB2E2D" w:rsidRPr="00B53BFE" w:rsidRDefault="00BB2E2D" w:rsidP="00F6210F">
      <w:pPr>
        <w:bidi/>
        <w:spacing w:line="360" w:lineRule="auto"/>
        <w:rPr>
          <w:rFonts w:ascii="Calibri" w:hAnsi="Calibri" w:cs="Calibri"/>
          <w:rtl/>
        </w:rPr>
      </w:pPr>
    </w:p>
    <w:p w14:paraId="601F5F27" w14:textId="77777777" w:rsidR="00BB2E2D" w:rsidRPr="00B53BFE" w:rsidRDefault="00BB2E2D" w:rsidP="00F6210F">
      <w:pPr>
        <w:bidi/>
        <w:spacing w:line="360" w:lineRule="auto"/>
        <w:rPr>
          <w:rFonts w:ascii="Calibri" w:hAnsi="Calibri" w:cs="Calibri"/>
          <w:rtl/>
        </w:rPr>
      </w:pPr>
    </w:p>
    <w:p w14:paraId="3A9AF8CE" w14:textId="77777777" w:rsidR="00BB2E2D" w:rsidRPr="00B53BFE" w:rsidRDefault="00BB2E2D" w:rsidP="00F6210F">
      <w:pPr>
        <w:bidi/>
        <w:spacing w:line="360" w:lineRule="auto"/>
        <w:rPr>
          <w:rFonts w:ascii="Calibri" w:hAnsi="Calibri" w:cs="Calibri"/>
          <w:rtl/>
        </w:rPr>
      </w:pPr>
    </w:p>
    <w:p w14:paraId="694BCEFA" w14:textId="77777777" w:rsidR="00BB2E2D" w:rsidRPr="00B53BFE" w:rsidRDefault="00BB2E2D" w:rsidP="00F6210F">
      <w:pPr>
        <w:bidi/>
        <w:spacing w:line="360" w:lineRule="auto"/>
        <w:rPr>
          <w:rFonts w:ascii="Calibri" w:hAnsi="Calibri" w:cs="Calibri"/>
          <w:rtl/>
        </w:rPr>
      </w:pPr>
    </w:p>
    <w:p w14:paraId="4F5FD416" w14:textId="77777777" w:rsidR="00BB2E2D" w:rsidRPr="00B53BFE" w:rsidRDefault="00BB2E2D" w:rsidP="00F6210F">
      <w:pPr>
        <w:bidi/>
        <w:spacing w:line="360" w:lineRule="auto"/>
        <w:rPr>
          <w:rFonts w:ascii="Calibri" w:hAnsi="Calibri" w:cs="Calibri"/>
          <w:rtl/>
        </w:rPr>
      </w:pPr>
    </w:p>
    <w:p w14:paraId="116997A7" w14:textId="77777777" w:rsidR="00BB2E2D" w:rsidRPr="00B53BFE" w:rsidRDefault="00BB2E2D" w:rsidP="00F6210F">
      <w:pPr>
        <w:bidi/>
        <w:spacing w:line="360" w:lineRule="auto"/>
        <w:rPr>
          <w:rFonts w:ascii="Calibri" w:hAnsi="Calibri" w:cs="Calibri"/>
          <w:rtl/>
        </w:rPr>
      </w:pPr>
    </w:p>
    <w:p w14:paraId="676460E4" w14:textId="77777777" w:rsidR="00246776" w:rsidRDefault="00246776" w:rsidP="00D42D13">
      <w:pPr>
        <w:bidi/>
        <w:spacing w:line="360" w:lineRule="auto"/>
        <w:rPr>
          <w:rFonts w:ascii="Calibri" w:hAnsi="Calibri" w:cs="Calibri"/>
        </w:rPr>
      </w:pPr>
    </w:p>
    <w:p w14:paraId="5A455447" w14:textId="5E330C1B" w:rsidR="00726CF1" w:rsidRPr="00B53BFE" w:rsidRDefault="00EE1A42" w:rsidP="00246776">
      <w:pPr>
        <w:bidi/>
        <w:spacing w:line="360" w:lineRule="auto"/>
        <w:rPr>
          <w:rFonts w:ascii="Calibri" w:hAnsi="Calibri" w:cs="Calibri"/>
        </w:rPr>
      </w:pPr>
      <w:r w:rsidRPr="00B53BFE">
        <w:rPr>
          <w:rFonts w:ascii="Calibri" w:hAnsi="Calibri" w:cs="Calibri"/>
          <w:noProof/>
        </w:rPr>
        <mc:AlternateContent>
          <mc:Choice Requires="wps">
            <w:drawing>
              <wp:anchor distT="0" distB="0" distL="114300" distR="114300" simplePos="0" relativeHeight="251659264" behindDoc="0" locked="0" layoutInCell="1" allowOverlap="1" wp14:anchorId="1AC8E03F" wp14:editId="274F9AD8">
                <wp:simplePos x="0" y="0"/>
                <wp:positionH relativeFrom="column">
                  <wp:posOffset>4000500</wp:posOffset>
                </wp:positionH>
                <wp:positionV relativeFrom="paragraph">
                  <wp:posOffset>5100320</wp:posOffset>
                </wp:positionV>
                <wp:extent cx="1294765" cy="558165"/>
                <wp:effectExtent l="0" t="0" r="0" b="0"/>
                <wp:wrapNone/>
                <wp:docPr id="50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4765" cy="558165"/>
                        </a:xfrm>
                        <a:prstGeom prst="rect">
                          <a:avLst/>
                        </a:prstGeom>
                        <a:solidFill>
                          <a:sysClr val="window" lastClr="FFFFFF"/>
                        </a:solidFill>
                        <a:ln w="6350">
                          <a:noFill/>
                        </a:ln>
                      </wps:spPr>
                      <wps:txbx>
                        <w:txbxContent>
                          <w:p w14:paraId="19EACAF5" w14:textId="77777777" w:rsidR="00EE1A42" w:rsidRPr="00C3370F" w:rsidRDefault="00EE1A42" w:rsidP="00EE1A42">
                            <w:pPr>
                              <w:jc w:val="center"/>
                              <w:rPr>
                                <w:rFonts w:ascii="David" w:hAnsi="David" w:cs="David"/>
                              </w:rPr>
                            </w:pPr>
                            <w:r w:rsidRPr="00C3370F">
                              <w:rPr>
                                <w:rFonts w:ascii="David" w:hAnsi="David" w:cs="David"/>
                                <w:rtl/>
                              </w:rPr>
                              <w:t>רונית שמלו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C8E03F" id="_x0000_t202" coordsize="21600,21600" o:spt="202" path="m,l,21600r21600,l21600,xe">
                <v:stroke joinstyle="miter"/>
                <v:path gradientshapeok="t" o:connecttype="rect"/>
              </v:shapetype>
              <v:shape id="Text Box 6" o:spid="_x0000_s1026" type="#_x0000_t202" style="position:absolute;left:0;text-align:left;margin-left:315pt;margin-top:401.6pt;width:101.95pt;height:4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" fillcolor="window" stroked="f" strokeweight=".5pt">
                <v:textbox>
                  <w:txbxContent>
                    <w:p w14:paraId="19EACAF5" w14:textId="77777777" w:rsidR="00EE1A42" w:rsidRPr="00C3370F" w:rsidRDefault="00EE1A42" w:rsidP="00EE1A42">
                      <w:pPr>
                        <w:jc w:val="center"/>
                        <w:rPr>
                          <w:rFonts w:ascii="David" w:hAnsi="David" w:cs="David"/>
                        </w:rPr>
                      </w:pPr>
                      <w:r w:rsidRPr="00C3370F">
                        <w:rPr>
                          <w:rFonts w:ascii="David" w:hAnsi="David" w:cs="David"/>
                          <w:rtl/>
                        </w:rPr>
                        <w:t>רונית שמלו</w:t>
                      </w:r>
                    </w:p>
                  </w:txbxContent>
                </v:textbox>
              </v:shape>
            </w:pict>
          </mc:Fallback>
        </mc:AlternateContent>
      </w:r>
    </w:p>
    <w:p w14:paraId="29E81E73" w14:textId="08DE14D0" w:rsidR="00726CF1" w:rsidRPr="00B53BFE" w:rsidDel="00D04D1E" w:rsidRDefault="00726CF1" w:rsidP="001B6120">
      <w:pPr>
        <w:numPr>
          <w:ilvl w:val="0"/>
          <w:numId w:val="87"/>
        </w:numPr>
        <w:spacing w:line="360" w:lineRule="auto"/>
        <w:rPr>
          <w:del w:id="5" w:author="VAIDAN5" w:date="2021-07-09T16:49:00Z"/>
          <w:rFonts w:ascii="Calibri" w:hAnsi="Calibri" w:cs="Calibri"/>
          <w:rtl/>
        </w:rPr>
      </w:pPr>
      <w:bookmarkStart w:id="6" w:name="_Toc138501395"/>
      <w:bookmarkEnd w:id="6"/>
    </w:p>
    <w:p w14:paraId="7E49BCBB" w14:textId="77777777" w:rsidR="00EE1A42" w:rsidRPr="00B53BFE" w:rsidDel="00D04D1E" w:rsidRDefault="00EE1A42" w:rsidP="001B6120">
      <w:pPr>
        <w:numPr>
          <w:ilvl w:val="0"/>
          <w:numId w:val="87"/>
        </w:numPr>
        <w:spacing w:line="360" w:lineRule="auto"/>
        <w:rPr>
          <w:del w:id="7" w:author="VAIDAN5" w:date="2021-07-09T16:49:00Z"/>
          <w:rFonts w:ascii="Calibri" w:hAnsi="Calibri" w:cs="Calibri"/>
          <w:sz w:val="15"/>
          <w:szCs w:val="15"/>
          <w:rtl/>
        </w:rPr>
      </w:pPr>
      <w:bookmarkStart w:id="8" w:name="_Toc138501396"/>
      <w:bookmarkEnd w:id="8"/>
    </w:p>
    <w:p w14:paraId="6DDA502F" w14:textId="67219DA6" w:rsidR="00EE1A42" w:rsidRPr="00B53BFE" w:rsidRDefault="00CE702C" w:rsidP="001B6120">
      <w:pPr>
        <w:pStyle w:val="Heading2"/>
        <w:numPr>
          <w:ilvl w:val="0"/>
          <w:numId w:val="87"/>
        </w:numPr>
        <w:spacing w:line="360" w:lineRule="auto"/>
        <w:ind w:left="426"/>
        <w:jc w:val="left"/>
        <w:rPr>
          <w:rStyle w:val="Strong"/>
          <w:rFonts w:ascii="Calibri" w:hAnsi="Calibri" w:cs="Calibri"/>
          <w:b w:val="0"/>
          <w:bCs w:val="0"/>
        </w:rPr>
      </w:pPr>
      <w:bookmarkStart w:id="9" w:name="_Toc138501397"/>
      <w:r>
        <w:rPr>
          <w:rFonts w:ascii="Calibri" w:hAnsi="Calibri" w:cs="Calibri"/>
        </w:rPr>
        <w:t>EXECU</w:t>
      </w:r>
      <w:r w:rsidR="00FC03FF">
        <w:rPr>
          <w:rFonts w:ascii="Calibri" w:hAnsi="Calibri" w:cs="Calibri"/>
        </w:rPr>
        <w:t>T</w:t>
      </w:r>
      <w:r>
        <w:rPr>
          <w:rFonts w:ascii="Calibri" w:hAnsi="Calibri" w:cs="Calibri"/>
        </w:rPr>
        <w:t>IVE</w:t>
      </w:r>
      <w:r w:rsidR="00BB2E2D" w:rsidRPr="00B53BFE">
        <w:rPr>
          <w:rFonts w:ascii="Calibri" w:hAnsi="Calibri" w:cs="Calibri"/>
        </w:rPr>
        <w:t xml:space="preserve"> </w:t>
      </w:r>
      <w:r>
        <w:rPr>
          <w:rFonts w:ascii="Calibri" w:hAnsi="Calibri" w:cs="Calibri"/>
        </w:rPr>
        <w:t>SUMM</w:t>
      </w:r>
      <w:r w:rsidR="00FC03FF">
        <w:rPr>
          <w:rFonts w:ascii="Calibri" w:hAnsi="Calibri" w:cs="Calibri"/>
        </w:rPr>
        <w:t>A</w:t>
      </w:r>
      <w:r>
        <w:rPr>
          <w:rFonts w:ascii="Calibri" w:hAnsi="Calibri" w:cs="Calibri"/>
        </w:rPr>
        <w:t>RY</w:t>
      </w:r>
      <w:bookmarkEnd w:id="9"/>
    </w:p>
    <w:p w14:paraId="04413557" w14:textId="77777777" w:rsidR="00FC03FF" w:rsidRPr="00FC03FF" w:rsidRDefault="00FC03FF" w:rsidP="00FC03FF">
      <w:pPr>
        <w:spacing w:line="360" w:lineRule="auto"/>
        <w:rPr>
          <w:rFonts w:ascii="Calibri" w:hAnsi="Calibri" w:cs="Calibri"/>
          <w:sz w:val="15"/>
          <w:szCs w:val="15"/>
        </w:rPr>
      </w:pPr>
    </w:p>
    <w:p w14:paraId="54A81070" w14:textId="77777777" w:rsidR="00FC03FF" w:rsidRPr="00FC03FF" w:rsidRDefault="00FC03FF" w:rsidP="00FC03FF">
      <w:pPr>
        <w:spacing w:line="360" w:lineRule="auto"/>
        <w:rPr>
          <w:rFonts w:ascii="Calibri" w:hAnsi="Calibri" w:cs="Calibri"/>
        </w:rPr>
      </w:pPr>
      <w:r w:rsidRPr="00FC03FF">
        <w:rPr>
          <w:rFonts w:ascii="Calibri" w:hAnsi="Calibri" w:cs="Calibri"/>
        </w:rPr>
        <w:t>In our project in the Natural Language Processing course, we chose to focus on and investigate the challenge of text classification. Our goal is to identify and classify online toxic comments from the Kaggle “Jigsaw toxic comment classification challenge” competition (i.e., comments that are rude, disrespectful, or otherwise likely to make someone leave a discussion).</w:t>
      </w:r>
    </w:p>
    <w:p w14:paraId="4E8B7D9E" w14:textId="77777777" w:rsidR="00FC03FF" w:rsidRPr="00FC03FF" w:rsidRDefault="00FC03FF" w:rsidP="00FC03FF">
      <w:pPr>
        <w:spacing w:line="360" w:lineRule="auto"/>
        <w:rPr>
          <w:rFonts w:ascii="Calibri" w:hAnsi="Calibri" w:cs="Calibri"/>
        </w:rPr>
      </w:pPr>
      <w:r w:rsidRPr="00FC03FF">
        <w:rPr>
          <w:rFonts w:ascii="Calibri" w:hAnsi="Calibri" w:cs="Calibri"/>
        </w:rPr>
        <w:t>The data set contains 160K Wikipedia talk page comments. The data is imbalanced, and we deal with it during the project.</w:t>
      </w:r>
    </w:p>
    <w:p w14:paraId="585EE393" w14:textId="77777777" w:rsidR="00FC03FF" w:rsidRPr="00FC03FF" w:rsidRDefault="00FC03FF" w:rsidP="00FC03FF">
      <w:pPr>
        <w:spacing w:line="360" w:lineRule="auto"/>
        <w:rPr>
          <w:rFonts w:ascii="Calibri" w:hAnsi="Calibri" w:cs="Calibri"/>
        </w:rPr>
      </w:pPr>
      <w:r w:rsidRPr="00FC03FF">
        <w:rPr>
          <w:rFonts w:ascii="Calibri" w:hAnsi="Calibri" w:cs="Calibri"/>
        </w:rPr>
        <w:t>Our research discusses the multi-label classification of toxic and anti-social behavior written by users on the Wikipedia platform into serval types of toxicity in the English language: Toxic, Severe toxic, Obscene, Threat, Insult, and Identity hate.</w:t>
      </w:r>
    </w:p>
    <w:p w14:paraId="4B4D5BB0" w14:textId="77777777" w:rsidR="00FC03FF" w:rsidRPr="00FC03FF" w:rsidRDefault="00FC03FF" w:rsidP="00FC03FF">
      <w:pPr>
        <w:spacing w:line="360" w:lineRule="auto"/>
        <w:rPr>
          <w:rFonts w:ascii="Calibri" w:hAnsi="Calibri" w:cs="Calibri"/>
        </w:rPr>
      </w:pPr>
      <w:r w:rsidRPr="00FC03FF">
        <w:rPr>
          <w:rFonts w:ascii="Calibri" w:hAnsi="Calibri" w:cs="Calibri"/>
        </w:rPr>
        <w:t>At first, by the recommendation of the lecture we classified the data into two classes and keep the others to further challenge.</w:t>
      </w:r>
    </w:p>
    <w:p w14:paraId="71C34E3E" w14:textId="77777777" w:rsidR="00FC03FF" w:rsidRPr="00FC03FF" w:rsidRDefault="00FC03FF" w:rsidP="00FC03FF">
      <w:pPr>
        <w:spacing w:line="360" w:lineRule="auto"/>
        <w:rPr>
          <w:rFonts w:ascii="Calibri" w:hAnsi="Calibri" w:cs="Calibri"/>
        </w:rPr>
      </w:pPr>
      <w:r w:rsidRPr="00FC03FF">
        <w:rPr>
          <w:rFonts w:ascii="Calibri" w:hAnsi="Calibri" w:cs="Calibri"/>
        </w:rPr>
        <w:t xml:space="preserve">Wikipedia is a multilingual project to compile a collaborative, free, and reliable encyclopedia that everyone can edit. Today there are 6,636,852 articles in the English language and every day 555 new articles are created. </w:t>
      </w:r>
    </w:p>
    <w:p w14:paraId="6C9DA286" w14:textId="77777777" w:rsidR="00FC03FF" w:rsidRPr="00FC03FF" w:rsidRDefault="00FC03FF" w:rsidP="00FC03FF">
      <w:pPr>
        <w:spacing w:line="360" w:lineRule="auto"/>
        <w:rPr>
          <w:rFonts w:ascii="Calibri" w:hAnsi="Calibri" w:cs="Calibri"/>
        </w:rPr>
      </w:pPr>
      <w:r w:rsidRPr="00FC03FF">
        <w:rPr>
          <w:rFonts w:ascii="Calibri" w:hAnsi="Calibri" w:cs="Calibri"/>
        </w:rPr>
        <w:t>The talk page includes discussions about the content of the page it is attached to. The purpose of the talk page is to write comments from the users on wrong, defective, controversial, incorrectly worded text, and more.</w:t>
      </w:r>
    </w:p>
    <w:p w14:paraId="7670CE36" w14:textId="77777777" w:rsidR="00FC03FF" w:rsidRPr="00FC03FF" w:rsidRDefault="00FC03FF" w:rsidP="00FC03FF">
      <w:pPr>
        <w:spacing w:line="360" w:lineRule="auto"/>
        <w:rPr>
          <w:rFonts w:ascii="Calibri" w:hAnsi="Calibri" w:cs="Calibri"/>
        </w:rPr>
      </w:pPr>
      <w:r w:rsidRPr="00FC03FF">
        <w:rPr>
          <w:rFonts w:ascii="Calibri" w:hAnsi="Calibri" w:cs="Calibri"/>
        </w:rPr>
        <w:t>The discussion on the talk pages is important to improve the quality of the article and discuss fundamental questions in its context.</w:t>
      </w:r>
    </w:p>
    <w:p w14:paraId="60A3DE3C" w14:textId="77777777" w:rsidR="00FC03FF" w:rsidRPr="00FC03FF" w:rsidRDefault="00FC03FF" w:rsidP="00FC03FF">
      <w:pPr>
        <w:spacing w:line="360" w:lineRule="auto"/>
        <w:rPr>
          <w:rFonts w:ascii="Calibri" w:hAnsi="Calibri" w:cs="Calibri"/>
        </w:rPr>
      </w:pPr>
      <w:r w:rsidRPr="00FC03FF">
        <w:rPr>
          <w:rFonts w:ascii="Calibri" w:hAnsi="Calibri" w:cs="Calibri"/>
        </w:rPr>
        <w:t>Also, if a user deviates from the rules of conduct, a warning note will be created against him and next time even a block.</w:t>
      </w:r>
    </w:p>
    <w:p w14:paraId="6C309C1D" w14:textId="67BFC246" w:rsidR="00FC03FF" w:rsidRPr="00FC03FF" w:rsidRDefault="00FC03FF" w:rsidP="00FC03FF">
      <w:pPr>
        <w:spacing w:line="360" w:lineRule="auto"/>
        <w:rPr>
          <w:rFonts w:ascii="Calibri" w:hAnsi="Calibri" w:cs="Calibri"/>
          <w:rtl/>
        </w:rPr>
      </w:pPr>
      <w:r w:rsidRPr="00FC03FF">
        <w:rPr>
          <w:rFonts w:ascii="Calibri" w:hAnsi="Calibri" w:cs="Calibri"/>
        </w:rPr>
        <w:t>After conducting an extensive literature review, which includes scientific articles, study materials, and articles (references in the last chapter). We learned that with the help of a Transformer-based model, researchers achieved the highest benchmarks. In our project we applied an EDA process for data research, and data visualization and trained 3 classified models: BERT, MultinomialNB, and Linear SVC. In the project, you can get an impression of comparing indices for models and our recommendations for further research.</w:t>
      </w:r>
    </w:p>
    <w:p w14:paraId="653B157B" w14:textId="5BF130E4" w:rsidR="00006B7E" w:rsidRPr="00B53BFE" w:rsidRDefault="00CE702C" w:rsidP="001B6120">
      <w:pPr>
        <w:pStyle w:val="Heading2"/>
        <w:numPr>
          <w:ilvl w:val="0"/>
          <w:numId w:val="87"/>
        </w:numPr>
        <w:spacing w:line="360" w:lineRule="auto"/>
        <w:ind w:left="426"/>
        <w:jc w:val="left"/>
        <w:rPr>
          <w:rStyle w:val="Strong"/>
          <w:rFonts w:ascii="Calibri" w:hAnsi="Calibri" w:cs="Calibri"/>
          <w:b w:val="0"/>
          <w:bCs w:val="0"/>
        </w:rPr>
      </w:pPr>
      <w:bookmarkStart w:id="10" w:name="_Toc138501398"/>
      <w:r>
        <w:rPr>
          <w:rStyle w:val="Strong"/>
          <w:rFonts w:ascii="Calibri" w:hAnsi="Calibri" w:cs="Calibri"/>
          <w:b w:val="0"/>
          <w:bCs w:val="0"/>
        </w:rPr>
        <w:lastRenderedPageBreak/>
        <w:t>CHALLENGES</w:t>
      </w:r>
      <w:r w:rsidR="00D15634" w:rsidRPr="00B53BFE">
        <w:rPr>
          <w:rStyle w:val="Strong"/>
          <w:rFonts w:ascii="Calibri" w:hAnsi="Calibri" w:cs="Calibri"/>
          <w:b w:val="0"/>
          <w:bCs w:val="0"/>
        </w:rPr>
        <w:t xml:space="preserve"> &amp; </w:t>
      </w:r>
      <w:r>
        <w:rPr>
          <w:rStyle w:val="Strong"/>
          <w:rFonts w:ascii="Calibri" w:hAnsi="Calibri" w:cs="Calibri"/>
          <w:b w:val="0"/>
          <w:bCs w:val="0"/>
        </w:rPr>
        <w:t>MOTIVATION</w:t>
      </w:r>
      <w:bookmarkEnd w:id="10"/>
    </w:p>
    <w:p w14:paraId="0BB30274" w14:textId="77777777" w:rsidR="00FC03FF" w:rsidRPr="00FC03FF" w:rsidRDefault="00FC03FF" w:rsidP="00FC03FF">
      <w:pPr>
        <w:spacing w:line="360" w:lineRule="auto"/>
        <w:rPr>
          <w:rFonts w:ascii="Calibri" w:hAnsi="Calibri" w:cs="Calibri"/>
        </w:rPr>
      </w:pPr>
    </w:p>
    <w:p w14:paraId="6D71D5AF" w14:textId="77777777" w:rsidR="00FC03FF" w:rsidRPr="00FC03FF" w:rsidRDefault="00FC03FF" w:rsidP="00FC03FF">
      <w:pPr>
        <w:spacing w:line="360" w:lineRule="auto"/>
        <w:rPr>
          <w:rFonts w:ascii="Calibri" w:hAnsi="Calibri" w:cs="Calibri"/>
        </w:rPr>
      </w:pPr>
      <w:r w:rsidRPr="00FC03FF">
        <w:rPr>
          <w:rFonts w:ascii="Calibri" w:hAnsi="Calibri" w:cs="Calibri"/>
        </w:rPr>
        <w:t xml:space="preserve">While researching and exploring the topic of toxic comments text classification we learned about stages of natural language processing projects, methods, and algorithms.  </w:t>
      </w:r>
    </w:p>
    <w:p w14:paraId="431F8798" w14:textId="77777777" w:rsidR="00FC03FF" w:rsidRPr="00FC03FF" w:rsidRDefault="00FC03FF" w:rsidP="00FC03FF">
      <w:pPr>
        <w:spacing w:line="360" w:lineRule="auto"/>
        <w:rPr>
          <w:rFonts w:ascii="Calibri" w:hAnsi="Calibri" w:cs="Calibri"/>
        </w:rPr>
      </w:pPr>
      <w:r w:rsidRPr="00FC03FF">
        <w:rPr>
          <w:rFonts w:ascii="Calibri" w:hAnsi="Calibri" w:cs="Calibri"/>
        </w:rPr>
        <w:t>The threat and insults people experience because of their comments on social media and other platforms, in general, are ever-increasing. This causes many people to think twice or even stop expressing themselves on digital platforms to avoid having to deal with different opinions.</w:t>
      </w:r>
    </w:p>
    <w:p w14:paraId="2BA1B726" w14:textId="77777777" w:rsidR="00FC03FF" w:rsidRPr="00FC03FF" w:rsidRDefault="00FC03FF" w:rsidP="00FC03FF">
      <w:pPr>
        <w:spacing w:line="360" w:lineRule="auto"/>
        <w:rPr>
          <w:rFonts w:ascii="Calibri" w:hAnsi="Calibri" w:cs="Calibri"/>
        </w:rPr>
      </w:pPr>
      <w:r w:rsidRPr="00FC03FF">
        <w:rPr>
          <w:rFonts w:ascii="Calibri" w:hAnsi="Calibri" w:cs="Calibri"/>
        </w:rPr>
        <w:t>Some mechanisms are activated by the platform managers to identify toxic trends to facilitate and improve the nature of the conversation on the network.</w:t>
      </w:r>
    </w:p>
    <w:p w14:paraId="75FBF9FA" w14:textId="77777777" w:rsidR="00FC03FF" w:rsidRPr="00FC03FF" w:rsidRDefault="00FC03FF" w:rsidP="00FC03FF">
      <w:pPr>
        <w:spacing w:line="360" w:lineRule="auto"/>
        <w:rPr>
          <w:rFonts w:ascii="Calibri" w:hAnsi="Calibri" w:cs="Calibri"/>
        </w:rPr>
      </w:pPr>
      <w:r w:rsidRPr="00FC03FF">
        <w:rPr>
          <w:rFonts w:ascii="Calibri" w:hAnsi="Calibri" w:cs="Calibri"/>
        </w:rPr>
        <w:t>An example of this is the reporting of offensive content by different users.</w:t>
      </w:r>
    </w:p>
    <w:p w14:paraId="5EB1EF78" w14:textId="77777777" w:rsidR="00FC03FF" w:rsidRPr="00FC03FF" w:rsidRDefault="00FC03FF" w:rsidP="00FC03FF">
      <w:pPr>
        <w:spacing w:line="360" w:lineRule="auto"/>
        <w:rPr>
          <w:rFonts w:ascii="Calibri" w:hAnsi="Calibri" w:cs="Calibri"/>
        </w:rPr>
      </w:pPr>
      <w:r w:rsidRPr="00FC03FF">
        <w:rPr>
          <w:rFonts w:ascii="Calibri" w:hAnsi="Calibri" w:cs="Calibri"/>
        </w:rPr>
        <w:t>The downside of this method is that there is still some level of exposure to the written content.</w:t>
      </w:r>
    </w:p>
    <w:p w14:paraId="6B3CADFA" w14:textId="77777777" w:rsidR="00FC03FF" w:rsidRPr="00FC03FF" w:rsidRDefault="00FC03FF" w:rsidP="00FC03FF">
      <w:pPr>
        <w:spacing w:line="360" w:lineRule="auto"/>
        <w:rPr>
          <w:rFonts w:ascii="Calibri" w:hAnsi="Calibri" w:cs="Calibri"/>
        </w:rPr>
      </w:pPr>
      <w:r w:rsidRPr="00FC03FF">
        <w:rPr>
          <w:rFonts w:ascii="Calibri" w:hAnsi="Calibri" w:cs="Calibri"/>
        </w:rPr>
        <w:t>In the era of protests and freedom of expression, there is a great potential for damage to the networks.</w:t>
      </w:r>
    </w:p>
    <w:p w14:paraId="11EB326E" w14:textId="77777777" w:rsidR="00FC03FF" w:rsidRPr="00FC03FF" w:rsidRDefault="00FC03FF" w:rsidP="00FC03FF">
      <w:pPr>
        <w:spacing w:line="360" w:lineRule="auto"/>
        <w:rPr>
          <w:rFonts w:ascii="Calibri" w:hAnsi="Calibri" w:cs="Calibri"/>
        </w:rPr>
      </w:pPr>
      <w:r w:rsidRPr="00FC03FF">
        <w:rPr>
          <w:rFonts w:ascii="Calibri" w:hAnsi="Calibri" w:cs="Calibri"/>
        </w:rPr>
        <w:t>There are many articles and publications of incidents on the topic of loss, threats, and boycott of teenagers, in some of the findings it is evident that a trend of toxic reactions on the networks could be identified around them.</w:t>
      </w:r>
    </w:p>
    <w:p w14:paraId="06FA5AF0" w14:textId="77777777" w:rsidR="00FC03FF" w:rsidRPr="00FC03FF" w:rsidRDefault="00FC03FF" w:rsidP="00FC03FF">
      <w:pPr>
        <w:spacing w:line="360" w:lineRule="auto"/>
        <w:rPr>
          <w:rFonts w:ascii="Calibri" w:hAnsi="Calibri" w:cs="Calibri"/>
        </w:rPr>
      </w:pPr>
      <w:r w:rsidRPr="00FC03FF">
        <w:rPr>
          <w:rFonts w:ascii="Calibri" w:hAnsi="Calibri" w:cs="Calibri"/>
        </w:rPr>
        <w:t>Thus, the main challenge in our project is the classification of the toxic content into several types of toxicity.</w:t>
      </w:r>
    </w:p>
    <w:p w14:paraId="4D7F6CC6" w14:textId="77777777" w:rsidR="00FC03FF" w:rsidRPr="00FC03FF" w:rsidRDefault="00FC03FF" w:rsidP="00FC03FF">
      <w:pPr>
        <w:spacing w:line="360" w:lineRule="auto"/>
        <w:rPr>
          <w:rFonts w:ascii="Calibri" w:hAnsi="Calibri" w:cs="Calibri"/>
        </w:rPr>
      </w:pPr>
      <w:r w:rsidRPr="00FC03FF">
        <w:rPr>
          <w:rFonts w:ascii="Calibri" w:hAnsi="Calibri" w:cs="Calibri"/>
        </w:rPr>
        <w:t>Another challenge is ambiguity - a comment may be classified as offensive because a word is recognized but there is a mistake in its context.</w:t>
      </w:r>
    </w:p>
    <w:p w14:paraId="05B26B11" w14:textId="2C7CBBA0" w:rsidR="00FC03FF" w:rsidRPr="00B53BFE" w:rsidRDefault="00FC03FF" w:rsidP="00FC03FF">
      <w:pPr>
        <w:spacing w:line="360" w:lineRule="auto"/>
        <w:rPr>
          <w:rFonts w:ascii="Calibri" w:hAnsi="Calibri" w:cs="Calibri"/>
        </w:rPr>
      </w:pPr>
      <w:r w:rsidRPr="00FC03FF">
        <w:rPr>
          <w:rFonts w:ascii="Calibri" w:hAnsi="Calibri" w:cs="Calibri"/>
        </w:rPr>
        <w:t>We can see examples of toxic comments in the following figure:</w:t>
      </w:r>
    </w:p>
    <w:p w14:paraId="7220CAED" w14:textId="6E47B4CC" w:rsidR="006A7C5B" w:rsidRPr="00B53BFE" w:rsidRDefault="00CF1181" w:rsidP="00F6210F">
      <w:pPr>
        <w:spacing w:line="360" w:lineRule="auto"/>
        <w:rPr>
          <w:rFonts w:ascii="Calibri" w:hAnsi="Calibri" w:cs="Calibri"/>
        </w:rPr>
      </w:pPr>
      <w:r>
        <w:rPr>
          <w:noProof/>
        </w:rPr>
        <w:lastRenderedPageBreak/>
        <mc:AlternateContent>
          <mc:Choice Requires="wps">
            <w:drawing>
              <wp:anchor distT="0" distB="0" distL="114300" distR="114300" simplePos="0" relativeHeight="251684864" behindDoc="0" locked="0" layoutInCell="1" allowOverlap="1" wp14:anchorId="4FEFE3BB" wp14:editId="1F5D623B">
                <wp:simplePos x="0" y="0"/>
                <wp:positionH relativeFrom="column">
                  <wp:posOffset>-201930</wp:posOffset>
                </wp:positionH>
                <wp:positionV relativeFrom="paragraph">
                  <wp:posOffset>3436620</wp:posOffset>
                </wp:positionV>
                <wp:extent cx="5932805" cy="635"/>
                <wp:effectExtent l="0" t="0" r="0" b="0"/>
                <wp:wrapSquare wrapText="bothSides"/>
                <wp:docPr id="931340298" name="Text Box 1"/>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12CA19AD" w14:textId="2351459F" w:rsidR="00CF1181" w:rsidRPr="00AF5F75" w:rsidRDefault="00CF1181" w:rsidP="00CF1181">
                            <w:pPr>
                              <w:pStyle w:val="Caption"/>
                              <w:jc w:val="center"/>
                              <w:rPr>
                                <w:rFonts w:ascii="Calibri" w:hAnsi="Calibri" w:cs="Calibri"/>
                                <w:noProof/>
                              </w:rPr>
                            </w:pPr>
                            <w:bookmarkStart w:id="11" w:name="_Toc138501251"/>
                            <w:bookmarkStart w:id="12" w:name="_Toc138501605"/>
                            <w:r>
                              <w:t xml:space="preserve">Figure </w:t>
                            </w:r>
                            <w:r>
                              <w:fldChar w:fldCharType="begin"/>
                            </w:r>
                            <w:r>
                              <w:instrText xml:space="preserve"> SEQ Figure \* ARABIC </w:instrText>
                            </w:r>
                            <w:r>
                              <w:fldChar w:fldCharType="separate"/>
                            </w:r>
                            <w:r>
                              <w:rPr>
                                <w:noProof/>
                              </w:rPr>
                              <w:t>1</w:t>
                            </w:r>
                            <w:r>
                              <w:fldChar w:fldCharType="end"/>
                            </w:r>
                            <w:r>
                              <w:t xml:space="preserve"> </w:t>
                            </w:r>
                            <w:r w:rsidR="00D24F7C">
                              <w:t>–</w:t>
                            </w:r>
                            <w:r>
                              <w:t xml:space="preserve"> </w:t>
                            </w:r>
                            <w:r w:rsidR="00D24F7C">
                              <w:t>TOXIC / NON-TOXIC COMMENTS</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FE3BB" id="Text Box 1" o:spid="_x0000_s1027" type="#_x0000_t202" style="position:absolute;margin-left:-15.9pt;margin-top:270.6pt;width:467.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" stroked="f">
                <v:textbox style="mso-fit-shape-to-text:t" inset="0,0,0,0">
                  <w:txbxContent>
                    <w:p w14:paraId="12CA19AD" w14:textId="2351459F" w:rsidR="00CF1181" w:rsidRPr="00AF5F75" w:rsidRDefault="00CF1181" w:rsidP="00CF1181">
                      <w:pPr>
                        <w:pStyle w:val="Caption"/>
                        <w:jc w:val="center"/>
                        <w:rPr>
                          <w:rFonts w:ascii="Calibri" w:hAnsi="Calibri" w:cs="Calibri"/>
                          <w:noProof/>
                        </w:rPr>
                      </w:pPr>
                      <w:bookmarkStart w:id="13" w:name="_Toc138501251"/>
                      <w:bookmarkStart w:id="14" w:name="_Toc138501605"/>
                      <w:r>
                        <w:t xml:space="preserve">Figure </w:t>
                      </w:r>
                      <w:r>
                        <w:fldChar w:fldCharType="begin"/>
                      </w:r>
                      <w:r>
                        <w:instrText xml:space="preserve"> SEQ Figure \* ARABIC </w:instrText>
                      </w:r>
                      <w:r>
                        <w:fldChar w:fldCharType="separate"/>
                      </w:r>
                      <w:r>
                        <w:rPr>
                          <w:noProof/>
                        </w:rPr>
                        <w:t>1</w:t>
                      </w:r>
                      <w:r>
                        <w:fldChar w:fldCharType="end"/>
                      </w:r>
                      <w:r>
                        <w:t xml:space="preserve"> </w:t>
                      </w:r>
                      <w:r w:rsidR="00D24F7C">
                        <w:t>–</w:t>
                      </w:r>
                      <w:r>
                        <w:t xml:space="preserve"> </w:t>
                      </w:r>
                      <w:r w:rsidR="00D24F7C">
                        <w:t>TOXIC / NON-TOXIC COMMENTS</w:t>
                      </w:r>
                      <w:bookmarkEnd w:id="13"/>
                      <w:bookmarkEnd w:id="14"/>
                    </w:p>
                  </w:txbxContent>
                </v:textbox>
                <w10:wrap type="square"/>
              </v:shape>
            </w:pict>
          </mc:Fallback>
        </mc:AlternateContent>
      </w:r>
      <w:r w:rsidR="00554FB8" w:rsidRPr="00B53BFE">
        <w:rPr>
          <w:rFonts w:ascii="Calibri" w:hAnsi="Calibri" w:cs="Calibri"/>
          <w:noProof/>
        </w:rPr>
        <w:drawing>
          <wp:anchor distT="0" distB="0" distL="114300" distR="114300" simplePos="0" relativeHeight="251661312" behindDoc="0" locked="0" layoutInCell="1" allowOverlap="1" wp14:anchorId="3630EC9D" wp14:editId="7482E016">
            <wp:simplePos x="0" y="0"/>
            <wp:positionH relativeFrom="column">
              <wp:posOffset>-202020</wp:posOffset>
            </wp:positionH>
            <wp:positionV relativeFrom="paragraph">
              <wp:posOffset>150116</wp:posOffset>
            </wp:positionV>
            <wp:extent cx="5932805" cy="322961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9" cstate="print">
                      <a:extLst>
                        <a:ext uri="{28A0092B-C50C-407E-A947-70E740481C1C}">
                          <a14:useLocalDpi xmlns:a14="http://schemas.microsoft.com/office/drawing/2010/main" val="0"/>
                        </a:ext>
                      </a:extLst>
                    </a:blip>
                    <a:srcRect b="7689"/>
                    <a:stretch/>
                  </pic:blipFill>
                  <pic:spPr bwMode="auto">
                    <a:xfrm>
                      <a:off x="0" y="0"/>
                      <a:ext cx="5932805" cy="322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9E503E" w14:textId="20E82151" w:rsidR="006A7C5B" w:rsidRPr="00B53BFE" w:rsidRDefault="006A7C5B" w:rsidP="00F6210F">
      <w:pPr>
        <w:spacing w:line="360" w:lineRule="auto"/>
        <w:rPr>
          <w:rFonts w:ascii="Calibri" w:hAnsi="Calibri" w:cs="Calibri"/>
        </w:rPr>
      </w:pPr>
    </w:p>
    <w:p w14:paraId="62CCC8A2" w14:textId="0C3D7EA9" w:rsidR="006A7C5B" w:rsidRPr="00B53BFE" w:rsidRDefault="006A7C5B" w:rsidP="00F6210F">
      <w:pPr>
        <w:spacing w:line="360" w:lineRule="auto"/>
        <w:rPr>
          <w:rFonts w:ascii="Calibri" w:hAnsi="Calibri" w:cs="Calibri"/>
        </w:rPr>
      </w:pPr>
    </w:p>
    <w:p w14:paraId="7605B243" w14:textId="05D58319" w:rsidR="006A7C5B" w:rsidRPr="00B53BFE" w:rsidRDefault="006A7C5B" w:rsidP="00F6210F">
      <w:pPr>
        <w:spacing w:line="360" w:lineRule="auto"/>
        <w:rPr>
          <w:rFonts w:ascii="Calibri" w:hAnsi="Calibri" w:cs="Calibri"/>
        </w:rPr>
      </w:pPr>
    </w:p>
    <w:p w14:paraId="0894A4A1" w14:textId="2225C8F7" w:rsidR="006A7C5B" w:rsidRPr="00B53BFE" w:rsidRDefault="006A7C5B" w:rsidP="00F6210F">
      <w:pPr>
        <w:spacing w:line="360" w:lineRule="auto"/>
        <w:rPr>
          <w:rFonts w:ascii="Calibri" w:hAnsi="Calibri" w:cs="Calibri"/>
        </w:rPr>
      </w:pPr>
    </w:p>
    <w:p w14:paraId="4528DAD7" w14:textId="6395980D" w:rsidR="006A7C5B" w:rsidRPr="00B53BFE" w:rsidRDefault="006A7C5B" w:rsidP="00F6210F">
      <w:pPr>
        <w:spacing w:line="360" w:lineRule="auto"/>
        <w:rPr>
          <w:rFonts w:ascii="Calibri" w:hAnsi="Calibri" w:cs="Calibri"/>
        </w:rPr>
      </w:pPr>
    </w:p>
    <w:p w14:paraId="6A3C3EBE" w14:textId="3B2A84F0" w:rsidR="00BA16FE" w:rsidRDefault="00BA16FE" w:rsidP="00F6210F">
      <w:pPr>
        <w:spacing w:line="360" w:lineRule="auto"/>
      </w:pPr>
    </w:p>
    <w:p w14:paraId="446EB9EB" w14:textId="47C8BDBB" w:rsidR="00BA16FE" w:rsidRDefault="00BA16FE" w:rsidP="00F6210F">
      <w:pPr>
        <w:spacing w:line="360" w:lineRule="auto"/>
      </w:pPr>
    </w:p>
    <w:p w14:paraId="1D1FA81B" w14:textId="34542A1C" w:rsidR="00BA16FE" w:rsidRDefault="00BA16FE" w:rsidP="00F6210F">
      <w:pPr>
        <w:spacing w:line="360" w:lineRule="auto"/>
      </w:pPr>
    </w:p>
    <w:p w14:paraId="0125104D" w14:textId="77777777" w:rsidR="00BA16FE" w:rsidRDefault="00BA16FE" w:rsidP="00F6210F">
      <w:pPr>
        <w:spacing w:line="360" w:lineRule="auto"/>
      </w:pPr>
    </w:p>
    <w:p w14:paraId="3C65A329" w14:textId="77777777" w:rsidR="00BA16FE" w:rsidRDefault="00BA16FE" w:rsidP="00F6210F">
      <w:pPr>
        <w:spacing w:line="360" w:lineRule="auto"/>
      </w:pPr>
    </w:p>
    <w:p w14:paraId="55AED803" w14:textId="77777777" w:rsidR="00BA16FE" w:rsidRDefault="00BA16FE" w:rsidP="00F6210F">
      <w:pPr>
        <w:spacing w:line="360" w:lineRule="auto"/>
      </w:pPr>
    </w:p>
    <w:p w14:paraId="65FB571A" w14:textId="77777777" w:rsidR="00F6210F" w:rsidRDefault="00F6210F" w:rsidP="00F6210F">
      <w:pPr>
        <w:spacing w:line="360" w:lineRule="auto"/>
      </w:pPr>
    </w:p>
    <w:p w14:paraId="15D7AA50" w14:textId="77777777" w:rsidR="00F6210F" w:rsidRDefault="00F6210F" w:rsidP="00F6210F">
      <w:pPr>
        <w:spacing w:line="360" w:lineRule="auto"/>
      </w:pPr>
    </w:p>
    <w:p w14:paraId="51F04B3A" w14:textId="77777777" w:rsidR="00F6210F" w:rsidRDefault="00F6210F" w:rsidP="00F6210F">
      <w:pPr>
        <w:spacing w:line="360" w:lineRule="auto"/>
      </w:pPr>
    </w:p>
    <w:p w14:paraId="6C8B2A71" w14:textId="77777777" w:rsidR="00BA16FE" w:rsidRDefault="00BA16FE" w:rsidP="00F6210F">
      <w:pPr>
        <w:spacing w:line="360" w:lineRule="auto"/>
      </w:pPr>
    </w:p>
    <w:p w14:paraId="2F77CD3F" w14:textId="77777777" w:rsidR="00BA16FE" w:rsidRDefault="00BA16FE" w:rsidP="00F6210F">
      <w:pPr>
        <w:spacing w:line="360" w:lineRule="auto"/>
      </w:pPr>
    </w:p>
    <w:p w14:paraId="6A5BF71D" w14:textId="77777777" w:rsidR="00BA16FE" w:rsidRDefault="00BA16FE" w:rsidP="00F6210F">
      <w:pPr>
        <w:spacing w:line="360" w:lineRule="auto"/>
      </w:pPr>
    </w:p>
    <w:p w14:paraId="54719AE5" w14:textId="77777777" w:rsidR="00BA16FE" w:rsidRPr="00BA16FE" w:rsidRDefault="00BA16FE" w:rsidP="00F6210F">
      <w:pPr>
        <w:spacing w:line="360" w:lineRule="auto"/>
      </w:pPr>
    </w:p>
    <w:p w14:paraId="6D9D8C81" w14:textId="01B12DDE" w:rsidR="00003A7A" w:rsidRPr="00B53BFE" w:rsidRDefault="00CE702C" w:rsidP="001B6120">
      <w:pPr>
        <w:pStyle w:val="Heading2"/>
        <w:numPr>
          <w:ilvl w:val="0"/>
          <w:numId w:val="87"/>
        </w:numPr>
        <w:spacing w:line="360" w:lineRule="auto"/>
        <w:ind w:left="426"/>
        <w:jc w:val="left"/>
        <w:rPr>
          <w:rStyle w:val="Strong"/>
          <w:rFonts w:ascii="Calibri" w:hAnsi="Calibri" w:cs="Calibri"/>
          <w:b w:val="0"/>
          <w:bCs w:val="0"/>
        </w:rPr>
      </w:pPr>
      <w:bookmarkStart w:id="15" w:name="_Toc138501399"/>
      <w:r>
        <w:rPr>
          <w:rStyle w:val="Strong"/>
          <w:rFonts w:ascii="Calibri" w:hAnsi="Calibri" w:cs="Calibri"/>
          <w:b w:val="0"/>
          <w:bCs w:val="0"/>
        </w:rPr>
        <w:lastRenderedPageBreak/>
        <w:t>REVIEW OF</w:t>
      </w:r>
      <w:r w:rsidR="00003A7A" w:rsidRPr="00B53BFE">
        <w:rPr>
          <w:rStyle w:val="Strong"/>
          <w:rFonts w:ascii="Calibri" w:hAnsi="Calibri" w:cs="Calibri"/>
          <w:b w:val="0"/>
          <w:bCs w:val="0"/>
        </w:rPr>
        <w:t xml:space="preserve"> </w:t>
      </w:r>
      <w:r>
        <w:rPr>
          <w:rStyle w:val="Strong"/>
          <w:rFonts w:ascii="Calibri" w:hAnsi="Calibri" w:cs="Calibri"/>
          <w:b w:val="0"/>
          <w:bCs w:val="0"/>
        </w:rPr>
        <w:t>LITERATURE</w:t>
      </w:r>
      <w:bookmarkEnd w:id="15"/>
    </w:p>
    <w:p w14:paraId="7B309DBF" w14:textId="77777777" w:rsidR="00312696" w:rsidRPr="00B53BFE" w:rsidRDefault="00312696" w:rsidP="00F6210F">
      <w:pPr>
        <w:spacing w:line="360" w:lineRule="auto"/>
        <w:rPr>
          <w:rFonts w:ascii="Calibri" w:hAnsi="Calibri" w:cs="Calibri"/>
        </w:rPr>
      </w:pPr>
    </w:p>
    <w:p w14:paraId="28F7D502" w14:textId="23D9CECC" w:rsidR="00312696" w:rsidRPr="00B53BFE" w:rsidRDefault="00312696" w:rsidP="00F6210F">
      <w:pPr>
        <w:spacing w:line="360" w:lineRule="auto"/>
        <w:rPr>
          <w:rFonts w:ascii="Calibri" w:hAnsi="Calibri" w:cs="Calibri"/>
        </w:rPr>
      </w:pPr>
      <w:r w:rsidRPr="00B53BFE">
        <w:rPr>
          <w:rFonts w:ascii="Calibri" w:hAnsi="Calibri" w:cs="Calibri"/>
        </w:rPr>
        <w:t xml:space="preserve">The </w:t>
      </w:r>
      <w:r w:rsidR="00F45230" w:rsidRPr="00B53BFE">
        <w:rPr>
          <w:rFonts w:ascii="Calibri" w:hAnsi="Calibri" w:cs="Calibri"/>
        </w:rPr>
        <w:t xml:space="preserve">first </w:t>
      </w:r>
      <w:r w:rsidRPr="00B53BFE">
        <w:rPr>
          <w:rFonts w:ascii="Calibri" w:hAnsi="Calibri" w:cs="Calibri"/>
        </w:rPr>
        <w:t>article compares the effectiveness of various deep learning models and text preprocessing techniques for classifying toxic comments. The study uses a dataset of comments from Wikipedia that have been labeled as toxic or non-toxic. The text preprocessing techniques include stopword removal, stemming, and lemmatization. The deep learning models tested include convolutional neural networks (CNNs), recurrent neural networks (RNNs), and a hybrid model that combines both CNNs and RNNs.</w:t>
      </w:r>
    </w:p>
    <w:p w14:paraId="46B3773B" w14:textId="77777777" w:rsidR="00312696" w:rsidRPr="00B53BFE" w:rsidRDefault="00312696" w:rsidP="00F6210F">
      <w:pPr>
        <w:spacing w:line="360" w:lineRule="auto"/>
        <w:rPr>
          <w:rFonts w:ascii="Calibri" w:hAnsi="Calibri" w:cs="Calibri"/>
        </w:rPr>
      </w:pPr>
      <w:r w:rsidRPr="00B53BFE">
        <w:rPr>
          <w:rFonts w:ascii="Calibri" w:hAnsi="Calibri" w:cs="Calibri"/>
        </w:rPr>
        <w:t>The results of the study show that the hybrid CNN-RNN model outperforms the other models and achieves the highest accuracy in classifying toxic comments. Among the text preprocessing techniques, lemmatization improves the performance of all models, while stopword removal and stemming have mixed effects depending on the model used.</w:t>
      </w:r>
    </w:p>
    <w:p w14:paraId="6DF1F38A" w14:textId="77777777" w:rsidR="00312696" w:rsidRPr="00B53BFE" w:rsidRDefault="00312696" w:rsidP="00F6210F">
      <w:pPr>
        <w:spacing w:line="360" w:lineRule="auto"/>
        <w:rPr>
          <w:rFonts w:ascii="Calibri" w:hAnsi="Calibri" w:cs="Calibri"/>
        </w:rPr>
      </w:pPr>
      <w:r w:rsidRPr="00B53BFE">
        <w:rPr>
          <w:rFonts w:ascii="Calibri" w:hAnsi="Calibri" w:cs="Calibri"/>
        </w:rPr>
        <w:t>Overall, the study suggests that a combination of deep learning models and appropriate text preprocessing techniques can effectively classify toxic comments.</w:t>
      </w:r>
    </w:p>
    <w:p w14:paraId="264210CD" w14:textId="77777777" w:rsidR="00E8184E" w:rsidRPr="00B53BFE" w:rsidRDefault="00E8184E" w:rsidP="00F6210F">
      <w:pPr>
        <w:spacing w:line="360" w:lineRule="auto"/>
        <w:rPr>
          <w:rFonts w:ascii="Calibri" w:hAnsi="Calibri" w:cs="Calibri"/>
          <w:b/>
          <w:bCs/>
          <w:i/>
          <w:iCs/>
          <w:sz w:val="20"/>
          <w:szCs w:val="20"/>
        </w:rPr>
      </w:pPr>
      <w:r w:rsidRPr="00B53BFE">
        <w:rPr>
          <w:rFonts w:ascii="Calibri" w:hAnsi="Calibri" w:cs="Calibri"/>
          <w:b/>
          <w:bCs/>
          <w:i/>
          <w:iCs/>
          <w:sz w:val="20"/>
          <w:szCs w:val="20"/>
        </w:rPr>
        <w:t>Viera Maslej, Martin Sarnovsky, Peter Butka and Kristina Machova, University of Kosice, 2020, Comparison of deep learning models and Various text pre-processing techniques for the toxic comment’s classification.</w:t>
      </w:r>
    </w:p>
    <w:p w14:paraId="52B93564" w14:textId="77777777" w:rsidR="00E8184E" w:rsidRPr="00B53BFE" w:rsidRDefault="00E8184E" w:rsidP="00F6210F">
      <w:pPr>
        <w:spacing w:line="360" w:lineRule="auto"/>
        <w:rPr>
          <w:rFonts w:ascii="Calibri" w:hAnsi="Calibri" w:cs="Calibri"/>
        </w:rPr>
      </w:pPr>
    </w:p>
    <w:p w14:paraId="4E3519D2" w14:textId="62A04868" w:rsidR="00312696" w:rsidRPr="00B53BFE" w:rsidRDefault="00312696" w:rsidP="00F6210F">
      <w:pPr>
        <w:spacing w:line="360" w:lineRule="auto"/>
        <w:rPr>
          <w:rFonts w:ascii="Calibri" w:hAnsi="Calibri" w:cs="Calibri"/>
        </w:rPr>
      </w:pPr>
      <w:r w:rsidRPr="00B53BFE">
        <w:rPr>
          <w:rFonts w:ascii="Calibri" w:hAnsi="Calibri" w:cs="Calibri"/>
        </w:rPr>
        <w:t>The</w:t>
      </w:r>
      <w:r w:rsidR="00726CF1" w:rsidRPr="00B53BFE">
        <w:rPr>
          <w:rFonts w:ascii="Calibri" w:hAnsi="Calibri" w:cs="Calibri"/>
        </w:rPr>
        <w:t xml:space="preserve"> second</w:t>
      </w:r>
      <w:r w:rsidRPr="00B53BFE">
        <w:rPr>
          <w:rFonts w:ascii="Calibri" w:hAnsi="Calibri" w:cs="Calibri"/>
        </w:rPr>
        <w:t xml:space="preserve"> article "Text Classification Algorithms: A Survey" provides a comprehensive overview of various text classification algorithms. The authors begin by introducing the concept of text classification and its applications, such as document categorization, sentiment analysis, and spam filtering.</w:t>
      </w:r>
    </w:p>
    <w:p w14:paraId="662C6028" w14:textId="77777777" w:rsidR="00312696" w:rsidRPr="00B53BFE" w:rsidRDefault="00312696" w:rsidP="00F6210F">
      <w:pPr>
        <w:spacing w:line="360" w:lineRule="auto"/>
        <w:rPr>
          <w:rFonts w:ascii="Calibri" w:hAnsi="Calibri" w:cs="Calibri"/>
        </w:rPr>
      </w:pPr>
      <w:r w:rsidRPr="00B53BFE">
        <w:rPr>
          <w:rFonts w:ascii="Calibri" w:hAnsi="Calibri" w:cs="Calibri"/>
        </w:rPr>
        <w:t>The article then discusses various text representation methods, including bag-of-words, n-grams, and word embeddings. The authors explain the advantages and disadvantages of each method and their suitability for different text classification tasks.</w:t>
      </w:r>
    </w:p>
    <w:p w14:paraId="4F71DAB0" w14:textId="77777777" w:rsidR="00312696" w:rsidRPr="00B53BFE" w:rsidRDefault="00312696" w:rsidP="00F6210F">
      <w:pPr>
        <w:spacing w:line="360" w:lineRule="auto"/>
        <w:rPr>
          <w:rFonts w:ascii="Calibri" w:hAnsi="Calibri" w:cs="Calibri"/>
        </w:rPr>
      </w:pPr>
      <w:r w:rsidRPr="00B53BFE">
        <w:rPr>
          <w:rFonts w:ascii="Calibri" w:hAnsi="Calibri" w:cs="Calibri"/>
        </w:rPr>
        <w:t>Next, the article reviews several traditional machine learning algorithms commonly used in text classification, such as Naive Bayes, Support Vector Machines, and Decision Trees. The authors discuss the strengths and weaknesses of each algorithm and their application in text classification tasks.</w:t>
      </w:r>
    </w:p>
    <w:p w14:paraId="5DDF6AF3" w14:textId="77777777" w:rsidR="00312696" w:rsidRPr="00B53BFE" w:rsidRDefault="00312696" w:rsidP="00F6210F">
      <w:pPr>
        <w:spacing w:line="360" w:lineRule="auto"/>
        <w:rPr>
          <w:rFonts w:ascii="Calibri" w:hAnsi="Calibri" w:cs="Calibri"/>
        </w:rPr>
      </w:pPr>
      <w:r w:rsidRPr="00B53BFE">
        <w:rPr>
          <w:rFonts w:ascii="Calibri" w:hAnsi="Calibri" w:cs="Calibri"/>
        </w:rPr>
        <w:t>The article also examines deep learning approaches for text classification, such as Convolutional Neural Networks, Recurrent Neural Networks, and Attention Mechanisms. The authors explain the advantages of these models and their performance compared to traditional machine learning algorithms.</w:t>
      </w:r>
    </w:p>
    <w:p w14:paraId="5F16E463" w14:textId="77777777" w:rsidR="00312696" w:rsidRPr="00B53BFE" w:rsidRDefault="00312696" w:rsidP="00F6210F">
      <w:pPr>
        <w:spacing w:line="360" w:lineRule="auto"/>
        <w:rPr>
          <w:rFonts w:ascii="Calibri" w:hAnsi="Calibri" w:cs="Calibri"/>
        </w:rPr>
      </w:pPr>
      <w:r w:rsidRPr="00B53BFE">
        <w:rPr>
          <w:rFonts w:ascii="Calibri" w:hAnsi="Calibri" w:cs="Calibri"/>
        </w:rPr>
        <w:lastRenderedPageBreak/>
        <w:t>Finally, the article concludes with a discussion of future directions in text classification research, including the development of hybrid models that combine traditional machine learning algorithms with deep learning approaches.</w:t>
      </w:r>
    </w:p>
    <w:p w14:paraId="0C448A53" w14:textId="77777777" w:rsidR="00312696" w:rsidRPr="00B53BFE" w:rsidRDefault="00312696" w:rsidP="00F6210F">
      <w:pPr>
        <w:spacing w:line="360" w:lineRule="auto"/>
        <w:rPr>
          <w:rFonts w:ascii="Calibri" w:hAnsi="Calibri" w:cs="Calibri"/>
        </w:rPr>
      </w:pPr>
      <w:r w:rsidRPr="00B53BFE">
        <w:rPr>
          <w:rFonts w:ascii="Calibri" w:hAnsi="Calibri" w:cs="Calibri"/>
        </w:rPr>
        <w:t>Overall, "Text Classification Algorithms: A Survey" provides a thorough and insightful overview of the various text classification algorithms and their applications.</w:t>
      </w:r>
    </w:p>
    <w:p w14:paraId="35768A1C" w14:textId="77777777" w:rsidR="00E8184E" w:rsidRPr="00B53BFE" w:rsidRDefault="00E8184E" w:rsidP="00F6210F">
      <w:pPr>
        <w:spacing w:line="360" w:lineRule="auto"/>
        <w:rPr>
          <w:rFonts w:ascii="Calibri" w:hAnsi="Calibri" w:cs="Calibri"/>
          <w:b/>
          <w:bCs/>
          <w:i/>
          <w:iCs/>
          <w:sz w:val="20"/>
          <w:szCs w:val="20"/>
        </w:rPr>
      </w:pPr>
      <w:r w:rsidRPr="00B53BFE">
        <w:rPr>
          <w:rFonts w:ascii="Calibri" w:hAnsi="Calibri" w:cs="Calibri"/>
          <w:b/>
          <w:bCs/>
          <w:i/>
          <w:iCs/>
          <w:sz w:val="20"/>
          <w:szCs w:val="20"/>
        </w:rPr>
        <w:t>Kamram Kowsari, Kiana Jafari Meimandi, Mojtaba Heidarysafa, Sanjana Mendu, Laura Barnes, Donald Brown, Multidisciplinary Digital Publishing Institute, 2019, Text Classification Algorithms: A Survey.</w:t>
      </w:r>
    </w:p>
    <w:p w14:paraId="03FAF928" w14:textId="77777777" w:rsidR="00312696" w:rsidRPr="00B53BFE" w:rsidRDefault="00312696" w:rsidP="00F6210F">
      <w:pPr>
        <w:spacing w:line="360" w:lineRule="auto"/>
        <w:rPr>
          <w:rFonts w:ascii="Calibri" w:hAnsi="Calibri" w:cs="Calibri"/>
        </w:rPr>
      </w:pPr>
    </w:p>
    <w:p w14:paraId="6AF25250" w14:textId="4CD4D584" w:rsidR="00312696" w:rsidRPr="00B53BFE" w:rsidRDefault="00312696" w:rsidP="00F6210F">
      <w:pPr>
        <w:spacing w:line="360" w:lineRule="auto"/>
        <w:rPr>
          <w:rFonts w:ascii="Calibri" w:hAnsi="Calibri" w:cs="Calibri"/>
        </w:rPr>
      </w:pPr>
      <w:r w:rsidRPr="00B53BFE">
        <w:rPr>
          <w:rFonts w:ascii="Calibri" w:hAnsi="Calibri" w:cs="Calibri"/>
        </w:rPr>
        <w:t xml:space="preserve">The </w:t>
      </w:r>
      <w:r w:rsidR="00726CF1" w:rsidRPr="00B53BFE">
        <w:rPr>
          <w:rFonts w:ascii="Calibri" w:hAnsi="Calibri" w:cs="Calibri"/>
        </w:rPr>
        <w:t xml:space="preserve">third </w:t>
      </w:r>
      <w:r w:rsidRPr="00B53BFE">
        <w:rPr>
          <w:rFonts w:ascii="Calibri" w:hAnsi="Calibri" w:cs="Calibri"/>
        </w:rPr>
        <w:t>article describes a complete process for building a text classification system using state-of-the-art natural language processing (NLP) models. The process includes several stages, such as data collection and preprocessing, feature extraction, model selection, and evaluation.</w:t>
      </w:r>
    </w:p>
    <w:p w14:paraId="35DB8992" w14:textId="610689DC" w:rsidR="00312696" w:rsidRPr="00B53BFE" w:rsidRDefault="00312696" w:rsidP="00F6210F">
      <w:pPr>
        <w:spacing w:line="360" w:lineRule="auto"/>
        <w:rPr>
          <w:rFonts w:ascii="Calibri" w:hAnsi="Calibri" w:cs="Calibri"/>
        </w:rPr>
      </w:pPr>
      <w:r w:rsidRPr="00B53BFE">
        <w:rPr>
          <w:rFonts w:ascii="Calibri" w:hAnsi="Calibri" w:cs="Calibri"/>
        </w:rPr>
        <w:t>The authors apply several NLP models, including Word2Vec, GloVe, FastText, and BERT, to classify text data from the 20 Newsgroups dataset and the Amazon Customer Reviews dataset. They compare the performance of the models using several evaluation metrics, including accuracy, precision, recall, and F1-score.</w:t>
      </w:r>
    </w:p>
    <w:p w14:paraId="55FD31D5" w14:textId="42397DEE" w:rsidR="00312696" w:rsidRPr="00B53BFE" w:rsidRDefault="00312696" w:rsidP="00F6210F">
      <w:pPr>
        <w:spacing w:line="360" w:lineRule="auto"/>
        <w:rPr>
          <w:rFonts w:ascii="Calibri" w:hAnsi="Calibri" w:cs="Calibri"/>
        </w:rPr>
      </w:pPr>
      <w:r w:rsidRPr="00B53BFE">
        <w:rPr>
          <w:rFonts w:ascii="Calibri" w:hAnsi="Calibri" w:cs="Calibri"/>
        </w:rPr>
        <w:t>The results show that the BERT model outperforms the other models in both datasets, achieving an accuracy of over 90%. The authors also provide insights into the strengths and weaknesses of each model and discuss the potential applications of text classification in various fields, such as social media analysis and customer feedback analysis.</w:t>
      </w:r>
    </w:p>
    <w:p w14:paraId="4DB2A4E3" w14:textId="31A61DC8" w:rsidR="00E8184E" w:rsidRPr="00B53BFE" w:rsidRDefault="00E8184E" w:rsidP="00F6210F">
      <w:pPr>
        <w:spacing w:line="360" w:lineRule="auto"/>
        <w:rPr>
          <w:rFonts w:ascii="Calibri" w:hAnsi="Calibri" w:cs="Calibri"/>
          <w:b/>
          <w:bCs/>
          <w:i/>
          <w:iCs/>
          <w:sz w:val="20"/>
          <w:szCs w:val="20"/>
        </w:rPr>
      </w:pPr>
      <w:r w:rsidRPr="00B53BFE">
        <w:rPr>
          <w:rFonts w:ascii="Calibri" w:hAnsi="Calibri" w:cs="Calibri"/>
          <w:b/>
          <w:bCs/>
          <w:i/>
          <w:iCs/>
          <w:sz w:val="20"/>
          <w:szCs w:val="20"/>
        </w:rPr>
        <w:t>Varun Dogra, Sahil Verma, Kavita, Pushpita Chatterjee, Jana Shafi, Jaeyoung Choi, Muhammad Fazal Ijaz, Computational Intelligence and Neuroscience, 2022, A Complete Process of Text Classification System Using State of the Art NLP Models.</w:t>
      </w:r>
    </w:p>
    <w:p w14:paraId="1720D135" w14:textId="77777777" w:rsidR="00312696" w:rsidRPr="00B53BFE" w:rsidRDefault="00312696" w:rsidP="00F6210F">
      <w:pPr>
        <w:spacing w:line="360" w:lineRule="auto"/>
        <w:rPr>
          <w:rFonts w:ascii="Calibri" w:hAnsi="Calibri" w:cs="Calibri"/>
        </w:rPr>
      </w:pPr>
    </w:p>
    <w:p w14:paraId="616ABBFB" w14:textId="77777777" w:rsidR="00E8184E" w:rsidRDefault="00E8184E" w:rsidP="00F6210F">
      <w:pPr>
        <w:spacing w:line="360" w:lineRule="auto"/>
        <w:rPr>
          <w:rFonts w:ascii="Calibri" w:hAnsi="Calibri" w:cs="Calibri"/>
        </w:rPr>
      </w:pPr>
    </w:p>
    <w:p w14:paraId="669AA20D" w14:textId="77777777" w:rsidR="00B53BFE" w:rsidRDefault="00B53BFE" w:rsidP="00F6210F">
      <w:pPr>
        <w:spacing w:line="360" w:lineRule="auto"/>
        <w:rPr>
          <w:rFonts w:ascii="Calibri" w:hAnsi="Calibri" w:cs="Calibri"/>
        </w:rPr>
      </w:pPr>
    </w:p>
    <w:p w14:paraId="1B2B34E8" w14:textId="77777777" w:rsidR="00B53BFE" w:rsidRDefault="00B53BFE" w:rsidP="00F6210F">
      <w:pPr>
        <w:spacing w:line="360" w:lineRule="auto"/>
        <w:rPr>
          <w:rFonts w:ascii="Calibri" w:hAnsi="Calibri" w:cs="Calibri"/>
        </w:rPr>
      </w:pPr>
    </w:p>
    <w:p w14:paraId="50645CC2" w14:textId="77777777" w:rsidR="00B53BFE" w:rsidRDefault="00B53BFE" w:rsidP="00F6210F">
      <w:pPr>
        <w:spacing w:line="360" w:lineRule="auto"/>
        <w:rPr>
          <w:rFonts w:ascii="Calibri" w:hAnsi="Calibri" w:cs="Calibri"/>
        </w:rPr>
      </w:pPr>
    </w:p>
    <w:p w14:paraId="0D6D0918" w14:textId="77777777" w:rsidR="00B53BFE" w:rsidRDefault="00B53BFE" w:rsidP="00F6210F">
      <w:pPr>
        <w:spacing w:line="360" w:lineRule="auto"/>
        <w:rPr>
          <w:rFonts w:ascii="Calibri" w:hAnsi="Calibri" w:cs="Calibri"/>
        </w:rPr>
      </w:pPr>
    </w:p>
    <w:p w14:paraId="2B7D6B2B" w14:textId="77777777" w:rsidR="00B53BFE" w:rsidRPr="00B53BFE" w:rsidRDefault="00B53BFE" w:rsidP="00F6210F">
      <w:pPr>
        <w:spacing w:line="360" w:lineRule="auto"/>
        <w:rPr>
          <w:rFonts w:ascii="Calibri" w:hAnsi="Calibri" w:cs="Calibri"/>
        </w:rPr>
      </w:pPr>
    </w:p>
    <w:p w14:paraId="4C07B663" w14:textId="77777777" w:rsidR="00E8184E" w:rsidRPr="00B53BFE" w:rsidRDefault="00E8184E" w:rsidP="00F6210F">
      <w:pPr>
        <w:spacing w:line="360" w:lineRule="auto"/>
        <w:rPr>
          <w:rFonts w:ascii="Calibri" w:hAnsi="Calibri" w:cs="Calibri"/>
          <w:rtl/>
        </w:rPr>
      </w:pPr>
    </w:p>
    <w:p w14:paraId="60B12BC2" w14:textId="1641A80D" w:rsidR="00FC03FF" w:rsidRDefault="00CE702C" w:rsidP="001B6120">
      <w:pPr>
        <w:pStyle w:val="Heading2"/>
        <w:numPr>
          <w:ilvl w:val="0"/>
          <w:numId w:val="87"/>
        </w:numPr>
        <w:spacing w:line="360" w:lineRule="auto"/>
        <w:ind w:left="426"/>
        <w:jc w:val="left"/>
        <w:rPr>
          <w:rStyle w:val="Strong"/>
          <w:rFonts w:ascii="Calibri" w:hAnsi="Calibri" w:cs="Calibri"/>
          <w:b w:val="0"/>
          <w:bCs w:val="0"/>
        </w:rPr>
      </w:pPr>
      <w:bookmarkStart w:id="16" w:name="_Toc138501400"/>
      <w:r>
        <w:rPr>
          <w:rStyle w:val="Strong"/>
          <w:rFonts w:ascii="Calibri" w:hAnsi="Calibri" w:cs="Calibri"/>
          <w:b w:val="0"/>
          <w:bCs w:val="0"/>
        </w:rPr>
        <w:lastRenderedPageBreak/>
        <w:t xml:space="preserve">RESEARCH </w:t>
      </w:r>
      <w:r w:rsidR="00006B7E" w:rsidRPr="00B53BFE">
        <w:rPr>
          <w:rStyle w:val="Strong"/>
          <w:rFonts w:ascii="Calibri" w:hAnsi="Calibri" w:cs="Calibri"/>
          <w:b w:val="0"/>
          <w:bCs w:val="0"/>
          <w:rtl/>
        </w:rPr>
        <w:t xml:space="preserve"> </w:t>
      </w:r>
      <w:r>
        <w:rPr>
          <w:rStyle w:val="Strong"/>
          <w:rFonts w:ascii="Calibri" w:hAnsi="Calibri" w:cs="Calibri"/>
          <w:b w:val="0"/>
          <w:bCs w:val="0"/>
        </w:rPr>
        <w:t>QUESTION</w:t>
      </w:r>
      <w:r w:rsidR="00A34468" w:rsidRPr="00B53BFE">
        <w:rPr>
          <w:rStyle w:val="Strong"/>
          <w:rFonts w:ascii="Calibri" w:hAnsi="Calibri" w:cs="Calibri"/>
          <w:b w:val="0"/>
          <w:bCs w:val="0"/>
        </w:rPr>
        <w:t xml:space="preserve"> &amp; </w:t>
      </w:r>
      <w:r>
        <w:rPr>
          <w:rStyle w:val="Strong"/>
          <w:rFonts w:ascii="Calibri" w:hAnsi="Calibri" w:cs="Calibri"/>
          <w:b w:val="0"/>
          <w:bCs w:val="0"/>
        </w:rPr>
        <w:t>CHALL</w:t>
      </w:r>
      <w:r w:rsidR="00FC03FF">
        <w:rPr>
          <w:rStyle w:val="Strong"/>
          <w:rFonts w:ascii="Calibri" w:hAnsi="Calibri" w:cs="Calibri"/>
          <w:b w:val="0"/>
          <w:bCs w:val="0"/>
        </w:rPr>
        <w:t>E</w:t>
      </w:r>
      <w:r>
        <w:rPr>
          <w:rStyle w:val="Strong"/>
          <w:rFonts w:ascii="Calibri" w:hAnsi="Calibri" w:cs="Calibri"/>
          <w:b w:val="0"/>
          <w:bCs w:val="0"/>
        </w:rPr>
        <w:t>NGES</w:t>
      </w:r>
      <w:bookmarkEnd w:id="16"/>
    </w:p>
    <w:p w14:paraId="3A4876C2" w14:textId="77777777" w:rsidR="00FC03FF" w:rsidRPr="00FC03FF" w:rsidRDefault="00FC03FF" w:rsidP="00FC03FF"/>
    <w:p w14:paraId="07E88CF8" w14:textId="460CB5AC" w:rsidR="00FC03FF" w:rsidRPr="00FC03FF" w:rsidRDefault="00FC03FF" w:rsidP="00FC03FF">
      <w:pPr>
        <w:spacing w:line="360" w:lineRule="auto"/>
        <w:rPr>
          <w:rFonts w:ascii="Calibri" w:hAnsi="Calibri" w:cs="Calibri"/>
        </w:rPr>
      </w:pPr>
      <w:r w:rsidRPr="00FC03FF">
        <w:rPr>
          <w:rFonts w:ascii="Calibri" w:hAnsi="Calibri" w:cs="Calibri"/>
        </w:rPr>
        <w:t>Does a comment written by a user on a Wikipedia entry's talk page content is targeted as toxic content that is avoided with one of the following types:</w:t>
      </w:r>
    </w:p>
    <w:p w14:paraId="7F74B140" w14:textId="0BCD792A" w:rsidR="00FC03FF" w:rsidRPr="00FC03FF" w:rsidRDefault="00FC03FF" w:rsidP="00FC03FF">
      <w:pPr>
        <w:spacing w:line="360" w:lineRule="auto"/>
        <w:rPr>
          <w:rFonts w:ascii="Calibri" w:hAnsi="Calibri" w:cs="Calibri"/>
        </w:rPr>
      </w:pPr>
      <w:r w:rsidRPr="00B53BFE">
        <w:rPr>
          <w:rFonts w:ascii="Calibri" w:hAnsi="Calibri" w:cs="Calibri"/>
          <w:noProof/>
        </w:rPr>
        <mc:AlternateContent>
          <mc:Choice Requires="wps">
            <w:drawing>
              <wp:anchor distT="0" distB="0" distL="114300" distR="114300" simplePos="0" relativeHeight="251675648" behindDoc="0" locked="0" layoutInCell="1" allowOverlap="1" wp14:anchorId="17A5A1A8" wp14:editId="34793F1B">
                <wp:simplePos x="0" y="0"/>
                <wp:positionH relativeFrom="column">
                  <wp:posOffset>5284519</wp:posOffset>
                </wp:positionH>
                <wp:positionV relativeFrom="paragraph">
                  <wp:posOffset>37539</wp:posOffset>
                </wp:positionV>
                <wp:extent cx="394970" cy="1710047"/>
                <wp:effectExtent l="0" t="0" r="11430" b="17780"/>
                <wp:wrapNone/>
                <wp:docPr id="1138705009" name="Right Brace 2"/>
                <wp:cNvGraphicFramePr/>
                <a:graphic xmlns:a="http://schemas.openxmlformats.org/drawingml/2006/main">
                  <a:graphicData uri="http://schemas.microsoft.com/office/word/2010/wordprocessingShape">
                    <wps:wsp>
                      <wps:cNvSpPr/>
                      <wps:spPr>
                        <a:xfrm>
                          <a:off x="0" y="0"/>
                          <a:ext cx="394970" cy="171004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BCE38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416.1pt;margin-top:2.95pt;width:31.1pt;height:1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" adj="416" strokecolor="#0f6fc6 [3204]" strokeweight=".5pt">
                <v:stroke joinstyle="miter"/>
              </v:shape>
            </w:pict>
          </mc:Fallback>
        </mc:AlternateContent>
      </w:r>
      <w:r w:rsidRPr="00FC03FF">
        <w:rPr>
          <w:rFonts w:ascii="Calibri" w:hAnsi="Calibri" w:cs="Calibri"/>
        </w:rPr>
        <w:t>•</w:t>
      </w:r>
      <w:r w:rsidRPr="00FC03FF">
        <w:rPr>
          <w:rFonts w:ascii="Calibri" w:hAnsi="Calibri" w:cs="Calibri"/>
        </w:rPr>
        <w:tab/>
        <w:t>Toxic – Very bad, unpleasant, harmful.</w:t>
      </w:r>
    </w:p>
    <w:p w14:paraId="3AC0D611" w14:textId="1E600E76" w:rsidR="00FC03FF" w:rsidRPr="00FC03FF" w:rsidRDefault="00FC03FF" w:rsidP="00FC03FF">
      <w:pPr>
        <w:spacing w:line="360" w:lineRule="auto"/>
        <w:rPr>
          <w:rFonts w:ascii="Calibri" w:hAnsi="Calibri" w:cs="Calibri"/>
        </w:rPr>
      </w:pPr>
      <w:r w:rsidRPr="00FC03FF">
        <w:rPr>
          <w:rFonts w:ascii="Calibri" w:hAnsi="Calibri" w:cs="Calibri"/>
        </w:rPr>
        <w:t>•</w:t>
      </w:r>
      <w:r w:rsidRPr="00FC03FF">
        <w:rPr>
          <w:rFonts w:ascii="Calibri" w:hAnsi="Calibri" w:cs="Calibri"/>
        </w:rPr>
        <w:tab/>
        <w:t>Severe toxic – Extremely bad and offensive.</w:t>
      </w:r>
    </w:p>
    <w:p w14:paraId="12E120B9" w14:textId="096E17D3" w:rsidR="00FC03FF" w:rsidRPr="00FC03FF" w:rsidRDefault="00FC03FF" w:rsidP="00FC03FF">
      <w:pPr>
        <w:spacing w:line="360" w:lineRule="auto"/>
        <w:rPr>
          <w:rFonts w:ascii="Calibri" w:hAnsi="Calibri" w:cs="Calibri"/>
        </w:rPr>
      </w:pPr>
      <w:r w:rsidRPr="00B53BFE">
        <w:rPr>
          <w:rFonts w:ascii="Calibri" w:hAnsi="Calibri" w:cs="Calibri"/>
          <w:noProof/>
        </w:rPr>
        <mc:AlternateContent>
          <mc:Choice Requires="wps">
            <w:drawing>
              <wp:anchor distT="0" distB="0" distL="114300" distR="114300" simplePos="0" relativeHeight="251678720" behindDoc="0" locked="0" layoutInCell="1" allowOverlap="1" wp14:anchorId="4ABFA7CF" wp14:editId="7C082423">
                <wp:simplePos x="0" y="0"/>
                <wp:positionH relativeFrom="column">
                  <wp:posOffset>5773329</wp:posOffset>
                </wp:positionH>
                <wp:positionV relativeFrom="paragraph">
                  <wp:posOffset>178658</wp:posOffset>
                </wp:positionV>
                <wp:extent cx="690558" cy="250166"/>
                <wp:effectExtent l="0" t="0" r="8255" b="17145"/>
                <wp:wrapNone/>
                <wp:docPr id="1359275761" name="Rectangle 12"/>
                <wp:cNvGraphicFramePr/>
                <a:graphic xmlns:a="http://schemas.openxmlformats.org/drawingml/2006/main">
                  <a:graphicData uri="http://schemas.microsoft.com/office/word/2010/wordprocessingShape">
                    <wps:wsp>
                      <wps:cNvSpPr/>
                      <wps:spPr>
                        <a:xfrm>
                          <a:off x="0" y="0"/>
                          <a:ext cx="690558" cy="2501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AE4189" w14:textId="51234056" w:rsidR="00861C90" w:rsidRPr="00861C90" w:rsidRDefault="00861C90" w:rsidP="00861C90">
                            <w:pPr>
                              <w:jc w:val="center"/>
                              <w:rPr>
                                <w:sz w:val="21"/>
                                <w:szCs w:val="21"/>
                              </w:rPr>
                            </w:pPr>
                            <w:r w:rsidRPr="00861C90">
                              <w:rPr>
                                <w:rFonts w:ascii="David" w:hAnsi="David" w:cs="David"/>
                                <w:sz w:val="21"/>
                                <w:szCs w:val="21"/>
                              </w:rPr>
                              <w:t>Toxic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FA7CF" id="Rectangle 12" o:spid="_x0000_s1028" style="position:absolute;margin-left:454.6pt;margin-top:14.05pt;width:54.35pt;height:1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" fillcolor="#0f6fc6 [3204]" strokecolor="#02101d [484]" strokeweight="1pt">
                <v:textbox>
                  <w:txbxContent>
                    <w:p w14:paraId="64AE4189" w14:textId="51234056" w:rsidR="00861C90" w:rsidRPr="00861C90" w:rsidRDefault="00861C90" w:rsidP="00861C90">
                      <w:pPr>
                        <w:jc w:val="center"/>
                        <w:rPr>
                          <w:sz w:val="21"/>
                          <w:szCs w:val="21"/>
                        </w:rPr>
                      </w:pPr>
                      <w:r w:rsidRPr="00861C90">
                        <w:rPr>
                          <w:rFonts w:ascii="David" w:hAnsi="David" w:cs="David"/>
                          <w:sz w:val="21"/>
                          <w:szCs w:val="21"/>
                        </w:rPr>
                        <w:t>Toxic</w:t>
                      </w:r>
                    </w:p>
                  </w:txbxContent>
                </v:textbox>
              </v:rect>
            </w:pict>
          </mc:Fallback>
        </mc:AlternateContent>
      </w:r>
      <w:r w:rsidRPr="00FC03FF">
        <w:rPr>
          <w:rFonts w:ascii="Calibri" w:hAnsi="Calibri" w:cs="Calibri"/>
        </w:rPr>
        <w:t>•</w:t>
      </w:r>
      <w:r w:rsidRPr="00FC03FF">
        <w:rPr>
          <w:rFonts w:ascii="Calibri" w:hAnsi="Calibri" w:cs="Calibri"/>
        </w:rPr>
        <w:tab/>
        <w:t>Obscene – Description of sexual matters.</w:t>
      </w:r>
    </w:p>
    <w:p w14:paraId="61B104D0" w14:textId="6CAE0345" w:rsidR="00FC03FF" w:rsidRPr="00FC03FF" w:rsidRDefault="00FC03FF" w:rsidP="00FC03FF">
      <w:pPr>
        <w:spacing w:line="360" w:lineRule="auto"/>
        <w:rPr>
          <w:rFonts w:ascii="Calibri" w:hAnsi="Calibri" w:cs="Calibri"/>
        </w:rPr>
      </w:pPr>
      <w:r w:rsidRPr="00FC03FF">
        <w:rPr>
          <w:rFonts w:ascii="Calibri" w:hAnsi="Calibri" w:cs="Calibri"/>
        </w:rPr>
        <w:t>•</w:t>
      </w:r>
      <w:r w:rsidRPr="00FC03FF">
        <w:rPr>
          <w:rFonts w:ascii="Calibri" w:hAnsi="Calibri" w:cs="Calibri"/>
        </w:rPr>
        <w:tab/>
        <w:t>Threat –  a statement of an intention to inflict pain, injury, or damage.</w:t>
      </w:r>
    </w:p>
    <w:p w14:paraId="5F1294D3" w14:textId="77777777" w:rsidR="00FC03FF" w:rsidRPr="00FC03FF" w:rsidRDefault="00FC03FF" w:rsidP="00FC03FF">
      <w:pPr>
        <w:spacing w:line="360" w:lineRule="auto"/>
        <w:rPr>
          <w:rFonts w:ascii="Calibri" w:hAnsi="Calibri" w:cs="Calibri"/>
        </w:rPr>
      </w:pPr>
      <w:r w:rsidRPr="00FC03FF">
        <w:rPr>
          <w:rFonts w:ascii="Calibri" w:hAnsi="Calibri" w:cs="Calibri"/>
        </w:rPr>
        <w:t>•</w:t>
      </w:r>
      <w:r w:rsidRPr="00FC03FF">
        <w:rPr>
          <w:rFonts w:ascii="Calibri" w:hAnsi="Calibri" w:cs="Calibri"/>
        </w:rPr>
        <w:tab/>
        <w:t>Insult – speak to or treat with disrespect or scornful abuse.</w:t>
      </w:r>
    </w:p>
    <w:p w14:paraId="66E446C1" w14:textId="50E55E9F" w:rsidR="00FC03FF" w:rsidRPr="00FC03FF" w:rsidRDefault="00FC03FF" w:rsidP="00FC03FF">
      <w:pPr>
        <w:spacing w:line="360" w:lineRule="auto"/>
        <w:rPr>
          <w:rFonts w:ascii="Calibri" w:hAnsi="Calibri" w:cs="Calibri"/>
        </w:rPr>
      </w:pPr>
      <w:r w:rsidRPr="00FC03FF">
        <w:rPr>
          <w:rFonts w:ascii="Calibri" w:hAnsi="Calibri" w:cs="Calibri"/>
        </w:rPr>
        <w:t>•</w:t>
      </w:r>
      <w:r w:rsidRPr="00FC03FF">
        <w:rPr>
          <w:rFonts w:ascii="Calibri" w:hAnsi="Calibri" w:cs="Calibri"/>
        </w:rPr>
        <w:tab/>
        <w:t>Identity hate – hatred, hostility, or violence towards ethnicity, nation, religion, gender</w:t>
      </w:r>
    </w:p>
    <w:p w14:paraId="5E7B4DBA" w14:textId="035E96D0" w:rsidR="00FC03FF" w:rsidRPr="00FC03FF" w:rsidRDefault="00FC03FF" w:rsidP="00FC03FF">
      <w:pPr>
        <w:spacing w:line="360" w:lineRule="auto"/>
        <w:rPr>
          <w:rFonts w:ascii="Calibri" w:hAnsi="Calibri" w:cs="Calibri"/>
        </w:rPr>
      </w:pPr>
      <w:r w:rsidRPr="00FC03FF">
        <w:rPr>
          <w:rFonts w:ascii="Calibri" w:hAnsi="Calibri" w:cs="Calibri"/>
        </w:rPr>
        <w:t>Unfortunately for the problem, but fortunately for the Wikipedia community, toxic comments are rare. Just over 10% of this data set is labeled as toxic, but some of the subcategories are extremely rare and make up less than 1% of the data.</w:t>
      </w:r>
    </w:p>
    <w:p w14:paraId="3B61BCD3" w14:textId="77777777" w:rsidR="00FC03FF" w:rsidRPr="00FC03FF" w:rsidRDefault="00FC03FF" w:rsidP="00FC03FF">
      <w:pPr>
        <w:spacing w:line="360" w:lineRule="auto"/>
        <w:rPr>
          <w:rFonts w:ascii="Calibri" w:hAnsi="Calibri" w:cs="Calibri"/>
        </w:rPr>
      </w:pPr>
      <w:r w:rsidRPr="00FC03FF">
        <w:rPr>
          <w:rFonts w:ascii="Calibri" w:hAnsi="Calibri" w:cs="Calibri"/>
        </w:rPr>
        <w:t>Because of this imbalance, accuracy is an almost useless metric for evaluating classifiers for this problem.</w:t>
      </w:r>
    </w:p>
    <w:p w14:paraId="2F95C5D7" w14:textId="77777777" w:rsidR="00FC03FF" w:rsidRPr="00FC03FF" w:rsidRDefault="00FC03FF" w:rsidP="00FC03FF">
      <w:pPr>
        <w:spacing w:line="360" w:lineRule="auto"/>
        <w:rPr>
          <w:rFonts w:ascii="Calibri" w:hAnsi="Calibri" w:cs="Calibri"/>
        </w:rPr>
      </w:pPr>
      <w:r w:rsidRPr="00FC03FF">
        <w:rPr>
          <w:rFonts w:ascii="Calibri" w:hAnsi="Calibri" w:cs="Calibri"/>
        </w:rPr>
        <w:t>In our project, we united the 5 departments into one called Non-Toxic.</w:t>
      </w:r>
    </w:p>
    <w:p w14:paraId="1FD3A51F" w14:textId="4F4DE777" w:rsidR="00FC03FF" w:rsidRPr="00FC03FF" w:rsidRDefault="00FC03FF" w:rsidP="00FC03FF">
      <w:pPr>
        <w:spacing w:line="360" w:lineRule="auto"/>
        <w:rPr>
          <w:rFonts w:ascii="Calibri" w:hAnsi="Calibri" w:cs="Calibri"/>
        </w:rPr>
      </w:pPr>
    </w:p>
    <w:p w14:paraId="15724BD7" w14:textId="5DD8B18F" w:rsidR="00FC03FF" w:rsidRPr="00FC03FF" w:rsidRDefault="00FC03FF" w:rsidP="00FC03FF">
      <w:pPr>
        <w:spacing w:line="360" w:lineRule="auto"/>
        <w:rPr>
          <w:rFonts w:ascii="Calibri" w:hAnsi="Calibri" w:cs="Calibri"/>
        </w:rPr>
      </w:pPr>
      <w:r w:rsidRPr="00FC03FF">
        <w:rPr>
          <w:rFonts w:ascii="Calibri" w:hAnsi="Calibri" w:cs="Calibri"/>
        </w:rPr>
        <w:t>Additionally, we suggest using F1 Score, which severely penalizes models that simply predict everything as positive or negative with an unbalanced data set.</w:t>
      </w:r>
    </w:p>
    <w:p w14:paraId="5CD425B6" w14:textId="2E9A7371" w:rsidR="00FC03FF" w:rsidRPr="00FC03FF" w:rsidRDefault="00FC03FF" w:rsidP="00FC03FF">
      <w:pPr>
        <w:spacing w:line="360" w:lineRule="auto"/>
        <w:rPr>
          <w:rFonts w:ascii="Calibri" w:hAnsi="Calibri" w:cs="Calibri"/>
        </w:rPr>
      </w:pPr>
      <w:r w:rsidRPr="00FC03FF">
        <w:rPr>
          <w:rFonts w:ascii="Calibri" w:hAnsi="Calibri" w:cs="Calibri"/>
        </w:rPr>
        <w:t>The F1 score is a harmonic mean between precision and recall. It combines the strengths of precision and recalls while balancing their weaknesses, creating a score that can fairly estimate models regardless of dataset imbalances.</w:t>
      </w:r>
    </w:p>
    <w:p w14:paraId="5E981F09" w14:textId="77777777" w:rsidR="00CF1181" w:rsidRDefault="00FC03FF" w:rsidP="00CF1181">
      <w:pPr>
        <w:keepNext/>
        <w:bidi/>
        <w:spacing w:line="360" w:lineRule="auto"/>
      </w:pPr>
      <w:r w:rsidRPr="00B53BFE">
        <w:rPr>
          <w:rFonts w:ascii="Calibri" w:hAnsi="Calibri" w:cs="Calibri"/>
          <w:noProof/>
          <w:rtl/>
          <w:lang w:val="he-IL"/>
        </w:rPr>
        <w:drawing>
          <wp:inline distT="0" distB="0" distL="0" distR="0" wp14:anchorId="45EA288C" wp14:editId="6348C45A">
            <wp:extent cx="5727700" cy="2244436"/>
            <wp:effectExtent l="0" t="0" r="0" b="3810"/>
            <wp:docPr id="235380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80100" name="Picture 235380100"/>
                    <pic:cNvPicPr/>
                  </pic:nvPicPr>
                  <pic:blipFill>
                    <a:blip r:embed="rId20">
                      <a:extLst>
                        <a:ext uri="{28A0092B-C50C-407E-A947-70E740481C1C}">
                          <a14:useLocalDpi xmlns:a14="http://schemas.microsoft.com/office/drawing/2010/main" val="0"/>
                        </a:ext>
                      </a:extLst>
                    </a:blip>
                    <a:stretch>
                      <a:fillRect/>
                    </a:stretch>
                  </pic:blipFill>
                  <pic:spPr>
                    <a:xfrm>
                      <a:off x="0" y="0"/>
                      <a:ext cx="5739877" cy="2249208"/>
                    </a:xfrm>
                    <a:prstGeom prst="rect">
                      <a:avLst/>
                    </a:prstGeom>
                  </pic:spPr>
                </pic:pic>
              </a:graphicData>
            </a:graphic>
          </wp:inline>
        </w:drawing>
      </w:r>
    </w:p>
    <w:p w14:paraId="5F13AF9C" w14:textId="0E993BA9" w:rsidR="00BB2E2D" w:rsidRPr="00B53BFE" w:rsidRDefault="00CF1181" w:rsidP="00CF1181">
      <w:pPr>
        <w:pStyle w:val="Caption"/>
        <w:jc w:val="center"/>
        <w:rPr>
          <w:rFonts w:ascii="Calibri" w:hAnsi="Calibri" w:cs="Calibri"/>
          <w:rtl/>
        </w:rPr>
      </w:pPr>
      <w:bookmarkStart w:id="17" w:name="_Toc138501252"/>
      <w:bookmarkStart w:id="18" w:name="_Toc138501606"/>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t xml:space="preserve">- </w:t>
      </w:r>
      <w:r w:rsidR="00D24F7C">
        <w:t>TOXIC</w:t>
      </w:r>
      <w:r w:rsidRPr="00A6374B">
        <w:t xml:space="preserve"> </w:t>
      </w:r>
      <w:r w:rsidR="00D24F7C">
        <w:t>COMMENTS</w:t>
      </w:r>
      <w:r w:rsidRPr="00A6374B">
        <w:t xml:space="preserve"> </w:t>
      </w:r>
      <w:r w:rsidR="00D24F7C">
        <w:t>DISTIBUTION</w:t>
      </w:r>
      <w:bookmarkEnd w:id="17"/>
      <w:bookmarkEnd w:id="18"/>
    </w:p>
    <w:p w14:paraId="76B13CCE" w14:textId="23DA5617" w:rsidR="00BB2E2D" w:rsidRPr="00B53BFE" w:rsidRDefault="00CE702C" w:rsidP="001B6120">
      <w:pPr>
        <w:pStyle w:val="Heading2"/>
        <w:numPr>
          <w:ilvl w:val="0"/>
          <w:numId w:val="87"/>
        </w:numPr>
        <w:spacing w:line="360" w:lineRule="auto"/>
        <w:ind w:left="426"/>
        <w:jc w:val="left"/>
        <w:rPr>
          <w:rStyle w:val="Strong"/>
          <w:rFonts w:ascii="Calibri" w:hAnsi="Calibri" w:cs="Calibri"/>
          <w:b w:val="0"/>
          <w:bCs w:val="0"/>
        </w:rPr>
      </w:pPr>
      <w:bookmarkStart w:id="19" w:name="_Toc138501401"/>
      <w:r>
        <w:rPr>
          <w:rStyle w:val="Strong"/>
          <w:rFonts w:ascii="Calibri" w:hAnsi="Calibri" w:cs="Calibri"/>
          <w:b w:val="0"/>
          <w:bCs w:val="0"/>
        </w:rPr>
        <w:lastRenderedPageBreak/>
        <w:t>WORK PLAN</w:t>
      </w:r>
      <w:r w:rsidR="0011698E" w:rsidRPr="00B53BFE">
        <w:rPr>
          <w:rStyle w:val="Strong"/>
          <w:rFonts w:ascii="Calibri" w:hAnsi="Calibri" w:cs="Calibri"/>
          <w:b w:val="0"/>
          <w:bCs w:val="0"/>
        </w:rPr>
        <w:t xml:space="preserve"> </w:t>
      </w:r>
      <w:r>
        <w:rPr>
          <w:rStyle w:val="Strong"/>
          <w:rFonts w:ascii="Calibri" w:hAnsi="Calibri" w:cs="Calibri"/>
          <w:b w:val="0"/>
          <w:bCs w:val="0"/>
        </w:rPr>
        <w:t>&amp; METRICS</w:t>
      </w:r>
      <w:bookmarkEnd w:id="19"/>
    </w:p>
    <w:p w14:paraId="0876B049" w14:textId="77777777" w:rsidR="00BB2E2D" w:rsidRPr="00B53BFE" w:rsidRDefault="00BB2E2D" w:rsidP="00F6210F">
      <w:pPr>
        <w:spacing w:line="360" w:lineRule="auto"/>
        <w:rPr>
          <w:rFonts w:ascii="Calibri" w:hAnsi="Calibri" w:cs="Calibri"/>
          <w:sz w:val="15"/>
          <w:szCs w:val="15"/>
        </w:rPr>
      </w:pPr>
    </w:p>
    <w:p w14:paraId="4D6E039A" w14:textId="645110E2" w:rsidR="00520ABF" w:rsidRPr="00B53BFE" w:rsidRDefault="00520ABF" w:rsidP="00F6210F">
      <w:pPr>
        <w:spacing w:line="360" w:lineRule="auto"/>
        <w:rPr>
          <w:rFonts w:ascii="Calibri" w:hAnsi="Calibri" w:cs="Calibri"/>
        </w:rPr>
      </w:pPr>
      <w:r w:rsidRPr="00B53BFE">
        <w:rPr>
          <w:rFonts w:ascii="Calibri" w:hAnsi="Calibri" w:cs="Calibri"/>
        </w:rPr>
        <w:t>In our project</w:t>
      </w:r>
      <w:r w:rsidR="00FC03FF">
        <w:rPr>
          <w:rFonts w:ascii="Calibri" w:hAnsi="Calibri" w:cs="Calibri"/>
        </w:rPr>
        <w:t>,</w:t>
      </w:r>
      <w:r w:rsidRPr="00B53BFE">
        <w:rPr>
          <w:rFonts w:ascii="Calibri" w:hAnsi="Calibri" w:cs="Calibri"/>
        </w:rPr>
        <w:t xml:space="preserve"> we applied natural language processing modules and algorithms to classify the comments into different categories.</w:t>
      </w:r>
    </w:p>
    <w:p w14:paraId="108D0BAE" w14:textId="77777777" w:rsidR="00520ABF" w:rsidRPr="00B53BFE" w:rsidRDefault="00520ABF" w:rsidP="00F6210F">
      <w:pPr>
        <w:spacing w:line="360" w:lineRule="auto"/>
        <w:rPr>
          <w:rFonts w:ascii="Calibri" w:hAnsi="Calibri" w:cs="Calibri"/>
        </w:rPr>
      </w:pPr>
      <w:r w:rsidRPr="00B53BFE">
        <w:rPr>
          <w:rFonts w:ascii="Calibri" w:hAnsi="Calibri" w:cs="Calibri"/>
        </w:rPr>
        <w:t>The following diagram describes the phases of work in the project.</w:t>
      </w:r>
    </w:p>
    <w:p w14:paraId="0E05D8CC" w14:textId="77777777" w:rsidR="00520ABF" w:rsidRPr="00B53BFE" w:rsidRDefault="00520ABF" w:rsidP="00F6210F">
      <w:pPr>
        <w:spacing w:line="360" w:lineRule="auto"/>
        <w:rPr>
          <w:rFonts w:ascii="Calibri" w:hAnsi="Calibri" w:cs="Calibri"/>
        </w:rPr>
      </w:pPr>
      <w:r w:rsidRPr="00B53BFE">
        <w:rPr>
          <w:rFonts w:ascii="Calibri" w:hAnsi="Calibri" w:cs="Calibri"/>
        </w:rPr>
        <w:t>After choosing the challenge, we turned to the professional literature to review articles on various topics such as:</w:t>
      </w:r>
    </w:p>
    <w:p w14:paraId="115AC1A2" w14:textId="77777777" w:rsidR="00520ABF" w:rsidRPr="00B53BFE" w:rsidRDefault="00520ABF" w:rsidP="00F6210F">
      <w:pPr>
        <w:spacing w:line="360" w:lineRule="auto"/>
        <w:rPr>
          <w:rFonts w:ascii="Calibri" w:hAnsi="Calibri" w:cs="Calibri"/>
        </w:rPr>
      </w:pPr>
      <w:r w:rsidRPr="00B53BFE">
        <w:rPr>
          <w:rFonts w:ascii="Calibri" w:hAnsi="Calibri" w:cs="Calibri"/>
        </w:rPr>
        <w:t>Understanding the data</w:t>
      </w:r>
    </w:p>
    <w:p w14:paraId="61C32E2E" w14:textId="77777777" w:rsidR="00520ABF" w:rsidRPr="00B53BFE" w:rsidRDefault="00520ABF" w:rsidP="00F6210F">
      <w:pPr>
        <w:spacing w:line="360" w:lineRule="auto"/>
        <w:rPr>
          <w:rFonts w:ascii="Calibri" w:hAnsi="Calibri" w:cs="Calibri"/>
        </w:rPr>
      </w:pPr>
      <w:r w:rsidRPr="00B53BFE">
        <w:rPr>
          <w:rFonts w:ascii="Calibri" w:hAnsi="Calibri" w:cs="Calibri"/>
        </w:rPr>
        <w:t>Data cleaning and uniformity</w:t>
      </w:r>
    </w:p>
    <w:p w14:paraId="17CF7BBF" w14:textId="77777777" w:rsidR="00520ABF" w:rsidRPr="00B53BFE" w:rsidRDefault="00520ABF" w:rsidP="00F6210F">
      <w:pPr>
        <w:spacing w:line="360" w:lineRule="auto"/>
        <w:rPr>
          <w:rFonts w:ascii="Calibri" w:hAnsi="Calibri" w:cs="Calibri"/>
        </w:rPr>
      </w:pPr>
      <w:r w:rsidRPr="00B53BFE">
        <w:rPr>
          <w:rFonts w:ascii="Calibri" w:hAnsi="Calibri" w:cs="Calibri"/>
        </w:rPr>
        <w:t>The presentation of the data</w:t>
      </w:r>
    </w:p>
    <w:p w14:paraId="0DCB0A7C" w14:textId="77777777" w:rsidR="00520ABF" w:rsidRPr="00B53BFE" w:rsidRDefault="00520ABF" w:rsidP="00F6210F">
      <w:pPr>
        <w:spacing w:line="360" w:lineRule="auto"/>
        <w:rPr>
          <w:rFonts w:ascii="Calibri" w:hAnsi="Calibri" w:cs="Calibri"/>
        </w:rPr>
      </w:pPr>
      <w:r w:rsidRPr="00B53BFE">
        <w:rPr>
          <w:rFonts w:ascii="Calibri" w:hAnsi="Calibri" w:cs="Calibri"/>
        </w:rPr>
        <w:t>Comparison between text classification models</w:t>
      </w:r>
    </w:p>
    <w:p w14:paraId="415DDE16" w14:textId="77777777" w:rsidR="00520ABF" w:rsidRPr="00B53BFE" w:rsidRDefault="00520ABF" w:rsidP="00F6210F">
      <w:pPr>
        <w:spacing w:line="360" w:lineRule="auto"/>
        <w:rPr>
          <w:rFonts w:ascii="Calibri" w:hAnsi="Calibri" w:cs="Calibri"/>
        </w:rPr>
      </w:pPr>
      <w:r w:rsidRPr="00B53BFE">
        <w:rPr>
          <w:rFonts w:ascii="Calibri" w:hAnsi="Calibri" w:cs="Calibri"/>
        </w:rPr>
        <w:t>Comparison between programming practices and more.</w:t>
      </w:r>
    </w:p>
    <w:p w14:paraId="7C80BAE0" w14:textId="3A83B114" w:rsidR="00BB2E2D" w:rsidRPr="00B53BFE" w:rsidRDefault="00520ABF" w:rsidP="00F6210F">
      <w:pPr>
        <w:spacing w:line="360" w:lineRule="auto"/>
        <w:rPr>
          <w:rFonts w:ascii="Calibri" w:hAnsi="Calibri" w:cs="Calibri"/>
        </w:rPr>
      </w:pPr>
      <w:r w:rsidRPr="00B53BFE">
        <w:rPr>
          <w:rFonts w:ascii="Calibri" w:hAnsi="Calibri" w:cs="Calibri"/>
        </w:rPr>
        <w:t>The project report is described according to the stages of our research work.</w:t>
      </w:r>
    </w:p>
    <w:p w14:paraId="718E2BE4" w14:textId="3DBC8186" w:rsidR="00BB2E2D" w:rsidRPr="00B53BFE" w:rsidRDefault="00CF1181" w:rsidP="00F6210F">
      <w:pPr>
        <w:spacing w:line="360" w:lineRule="auto"/>
        <w:rPr>
          <w:rFonts w:ascii="Calibri" w:hAnsi="Calibri" w:cs="Calibri"/>
        </w:rPr>
      </w:pPr>
      <w:r>
        <w:rPr>
          <w:noProof/>
        </w:rPr>
        <mc:AlternateContent>
          <mc:Choice Requires="wps">
            <w:drawing>
              <wp:anchor distT="0" distB="0" distL="114300" distR="114300" simplePos="0" relativeHeight="251686912" behindDoc="0" locked="0" layoutInCell="1" allowOverlap="1" wp14:anchorId="03C1B7AB" wp14:editId="39C931C9">
                <wp:simplePos x="0" y="0"/>
                <wp:positionH relativeFrom="column">
                  <wp:posOffset>1020445</wp:posOffset>
                </wp:positionH>
                <wp:positionV relativeFrom="paragraph">
                  <wp:posOffset>3594100</wp:posOffset>
                </wp:positionV>
                <wp:extent cx="3585845" cy="635"/>
                <wp:effectExtent l="0" t="0" r="0" b="0"/>
                <wp:wrapSquare wrapText="bothSides"/>
                <wp:docPr id="399467543" name="Text Box 1"/>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5A40E1A7" w14:textId="685C52E2" w:rsidR="00CF1181" w:rsidRPr="00F45126" w:rsidRDefault="00CF1181" w:rsidP="00CF1181">
                            <w:pPr>
                              <w:pStyle w:val="Caption"/>
                              <w:jc w:val="center"/>
                              <w:rPr>
                                <w:rFonts w:ascii="Calibri" w:hAnsi="Calibri" w:cs="Calibri"/>
                                <w:noProof/>
                              </w:rPr>
                            </w:pPr>
                            <w:bookmarkStart w:id="20" w:name="_Toc138501253"/>
                            <w:bookmarkStart w:id="21" w:name="_Toc138501607"/>
                            <w:r>
                              <w:t xml:space="preserve">Figure </w:t>
                            </w:r>
                            <w:r>
                              <w:fldChar w:fldCharType="begin"/>
                            </w:r>
                            <w:r>
                              <w:instrText xml:space="preserve"> SEQ Figure \* ARABIC </w:instrText>
                            </w:r>
                            <w:r>
                              <w:fldChar w:fldCharType="separate"/>
                            </w:r>
                            <w:r>
                              <w:rPr>
                                <w:noProof/>
                              </w:rPr>
                              <w:t>3</w:t>
                            </w:r>
                            <w:r>
                              <w:fldChar w:fldCharType="end"/>
                            </w:r>
                            <w:r>
                              <w:t xml:space="preserve"> </w:t>
                            </w:r>
                            <w:r w:rsidR="00D24F7C">
                              <w:t>–</w:t>
                            </w:r>
                            <w:r>
                              <w:t xml:space="preserve"> </w:t>
                            </w:r>
                            <w:r w:rsidR="00D24F7C">
                              <w:t>WORK PROCESS</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1B7AB" id="_x0000_s1029" type="#_x0000_t202" style="position:absolute;margin-left:80.35pt;margin-top:283pt;width:282.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" stroked="f">
                <v:textbox style="mso-fit-shape-to-text:t" inset="0,0,0,0">
                  <w:txbxContent>
                    <w:p w14:paraId="5A40E1A7" w14:textId="685C52E2" w:rsidR="00CF1181" w:rsidRPr="00F45126" w:rsidRDefault="00CF1181" w:rsidP="00CF1181">
                      <w:pPr>
                        <w:pStyle w:val="Caption"/>
                        <w:jc w:val="center"/>
                        <w:rPr>
                          <w:rFonts w:ascii="Calibri" w:hAnsi="Calibri" w:cs="Calibri"/>
                          <w:noProof/>
                        </w:rPr>
                      </w:pPr>
                      <w:bookmarkStart w:id="22" w:name="_Toc138501253"/>
                      <w:bookmarkStart w:id="23" w:name="_Toc138501607"/>
                      <w:r>
                        <w:t xml:space="preserve">Figure </w:t>
                      </w:r>
                      <w:r>
                        <w:fldChar w:fldCharType="begin"/>
                      </w:r>
                      <w:r>
                        <w:instrText xml:space="preserve"> SEQ Figure \* ARABIC </w:instrText>
                      </w:r>
                      <w:r>
                        <w:fldChar w:fldCharType="separate"/>
                      </w:r>
                      <w:r>
                        <w:rPr>
                          <w:noProof/>
                        </w:rPr>
                        <w:t>3</w:t>
                      </w:r>
                      <w:r>
                        <w:fldChar w:fldCharType="end"/>
                      </w:r>
                      <w:r>
                        <w:t xml:space="preserve"> </w:t>
                      </w:r>
                      <w:r w:rsidR="00D24F7C">
                        <w:t>–</w:t>
                      </w:r>
                      <w:r>
                        <w:t xml:space="preserve"> </w:t>
                      </w:r>
                      <w:r w:rsidR="00D24F7C">
                        <w:t>WORK PROCESS</w:t>
                      </w:r>
                      <w:bookmarkEnd w:id="22"/>
                      <w:bookmarkEnd w:id="23"/>
                    </w:p>
                  </w:txbxContent>
                </v:textbox>
                <w10:wrap type="square"/>
              </v:shape>
            </w:pict>
          </mc:Fallback>
        </mc:AlternateContent>
      </w:r>
      <w:r w:rsidR="00F6210F" w:rsidRPr="00B53BFE">
        <w:rPr>
          <w:rFonts w:ascii="Calibri" w:hAnsi="Calibri" w:cs="Calibri"/>
          <w:noProof/>
        </w:rPr>
        <w:drawing>
          <wp:anchor distT="0" distB="0" distL="114300" distR="114300" simplePos="0" relativeHeight="251671552" behindDoc="0" locked="0" layoutInCell="1" allowOverlap="1" wp14:anchorId="74989AD1" wp14:editId="645C2E9A">
            <wp:simplePos x="0" y="0"/>
            <wp:positionH relativeFrom="column">
              <wp:posOffset>1020816</wp:posOffset>
            </wp:positionH>
            <wp:positionV relativeFrom="paragraph">
              <wp:posOffset>20320</wp:posOffset>
            </wp:positionV>
            <wp:extent cx="3585845" cy="3516630"/>
            <wp:effectExtent l="0" t="0" r="0" b="1270"/>
            <wp:wrapSquare wrapText="bothSides"/>
            <wp:docPr id="7" name="Picture 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lectronics&#10;&#10;Description automatically generated"/>
                    <pic:cNvPicPr/>
                  </pic:nvPicPr>
                  <pic:blipFill rotWithShape="1">
                    <a:blip r:embed="rId21" cstate="print">
                      <a:extLst>
                        <a:ext uri="{28A0092B-C50C-407E-A947-70E740481C1C}">
                          <a14:useLocalDpi xmlns:a14="http://schemas.microsoft.com/office/drawing/2010/main" val="0"/>
                        </a:ext>
                      </a:extLst>
                    </a:blip>
                    <a:srcRect l="27447" t="2088" r="34707" b="49922"/>
                    <a:stretch/>
                  </pic:blipFill>
                  <pic:spPr bwMode="auto">
                    <a:xfrm>
                      <a:off x="0" y="0"/>
                      <a:ext cx="3585845" cy="3516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36C83B" w14:textId="7056DA81" w:rsidR="00BB2E2D" w:rsidRPr="00B53BFE" w:rsidRDefault="00BB2E2D" w:rsidP="00F6210F">
      <w:pPr>
        <w:spacing w:line="360" w:lineRule="auto"/>
        <w:rPr>
          <w:rFonts w:ascii="Calibri" w:hAnsi="Calibri" w:cs="Calibri"/>
        </w:rPr>
      </w:pPr>
    </w:p>
    <w:p w14:paraId="2EAC69C2" w14:textId="77777777" w:rsidR="00BB2E2D" w:rsidRPr="00B53BFE" w:rsidRDefault="00BB2E2D" w:rsidP="00F6210F">
      <w:pPr>
        <w:spacing w:line="360" w:lineRule="auto"/>
        <w:rPr>
          <w:rFonts w:ascii="Calibri" w:hAnsi="Calibri" w:cs="Calibri"/>
        </w:rPr>
      </w:pPr>
    </w:p>
    <w:p w14:paraId="276207BA" w14:textId="77777777" w:rsidR="00BB2E2D" w:rsidRPr="00B53BFE" w:rsidRDefault="00BB2E2D" w:rsidP="00F6210F">
      <w:pPr>
        <w:spacing w:line="360" w:lineRule="auto"/>
        <w:rPr>
          <w:rFonts w:ascii="Calibri" w:hAnsi="Calibri" w:cs="Calibri"/>
        </w:rPr>
      </w:pPr>
    </w:p>
    <w:p w14:paraId="76CF32A6" w14:textId="77777777" w:rsidR="00BB2E2D" w:rsidRPr="00B53BFE" w:rsidRDefault="00BB2E2D" w:rsidP="00F6210F">
      <w:pPr>
        <w:spacing w:line="360" w:lineRule="auto"/>
        <w:rPr>
          <w:rFonts w:ascii="Calibri" w:hAnsi="Calibri" w:cs="Calibri"/>
        </w:rPr>
      </w:pPr>
    </w:p>
    <w:p w14:paraId="05D70078" w14:textId="77777777" w:rsidR="00BB2E2D" w:rsidRPr="00B53BFE" w:rsidRDefault="00BB2E2D" w:rsidP="00F6210F">
      <w:pPr>
        <w:spacing w:line="360" w:lineRule="auto"/>
        <w:rPr>
          <w:rFonts w:ascii="Calibri" w:hAnsi="Calibri" w:cs="Calibri"/>
        </w:rPr>
      </w:pPr>
    </w:p>
    <w:p w14:paraId="5F705D26" w14:textId="77777777" w:rsidR="00BB2E2D" w:rsidRDefault="00BB2E2D" w:rsidP="00F6210F">
      <w:pPr>
        <w:spacing w:line="360" w:lineRule="auto"/>
        <w:rPr>
          <w:rFonts w:ascii="Calibri" w:hAnsi="Calibri" w:cs="Calibri"/>
        </w:rPr>
      </w:pPr>
    </w:p>
    <w:p w14:paraId="3D6C38C1" w14:textId="77777777" w:rsidR="00F6210F" w:rsidRDefault="00F6210F" w:rsidP="00F6210F">
      <w:pPr>
        <w:spacing w:line="360" w:lineRule="auto"/>
        <w:rPr>
          <w:rFonts w:ascii="Calibri" w:hAnsi="Calibri" w:cs="Calibri"/>
        </w:rPr>
      </w:pPr>
    </w:p>
    <w:p w14:paraId="02946C8A" w14:textId="77777777" w:rsidR="00F6210F" w:rsidRDefault="00F6210F" w:rsidP="00F6210F">
      <w:pPr>
        <w:spacing w:line="360" w:lineRule="auto"/>
        <w:rPr>
          <w:rFonts w:ascii="Calibri" w:hAnsi="Calibri" w:cs="Calibri"/>
        </w:rPr>
      </w:pPr>
    </w:p>
    <w:p w14:paraId="1AD7E55D" w14:textId="77777777" w:rsidR="00F6210F" w:rsidRDefault="00F6210F" w:rsidP="00F6210F">
      <w:pPr>
        <w:spacing w:line="360" w:lineRule="auto"/>
        <w:rPr>
          <w:rFonts w:ascii="Calibri" w:hAnsi="Calibri" w:cs="Calibri"/>
        </w:rPr>
      </w:pPr>
    </w:p>
    <w:p w14:paraId="3C69EA6A" w14:textId="77777777" w:rsidR="00F6210F" w:rsidRDefault="00F6210F" w:rsidP="00F6210F">
      <w:pPr>
        <w:spacing w:line="360" w:lineRule="auto"/>
        <w:rPr>
          <w:rFonts w:ascii="Calibri" w:hAnsi="Calibri" w:cs="Calibri"/>
        </w:rPr>
      </w:pPr>
    </w:p>
    <w:p w14:paraId="05F1FD25" w14:textId="77777777" w:rsidR="00CF1181" w:rsidRDefault="00CF1181" w:rsidP="00F6210F">
      <w:pPr>
        <w:spacing w:line="360" w:lineRule="auto"/>
        <w:rPr>
          <w:rFonts w:ascii="Calibri" w:hAnsi="Calibri" w:cs="Calibri"/>
        </w:rPr>
      </w:pPr>
    </w:p>
    <w:p w14:paraId="6FA50AC5" w14:textId="77777777" w:rsidR="00F6210F" w:rsidRDefault="00F6210F" w:rsidP="00F6210F">
      <w:pPr>
        <w:spacing w:line="360" w:lineRule="auto"/>
        <w:rPr>
          <w:rFonts w:ascii="Calibri" w:hAnsi="Calibri" w:cs="Calibri"/>
        </w:rPr>
      </w:pPr>
    </w:p>
    <w:p w14:paraId="3C4F508F" w14:textId="77777777" w:rsidR="00F6210F" w:rsidRPr="00B53BFE" w:rsidRDefault="00F6210F" w:rsidP="00F6210F">
      <w:pPr>
        <w:spacing w:line="360" w:lineRule="auto"/>
        <w:rPr>
          <w:rFonts w:ascii="Calibri" w:hAnsi="Calibri" w:cs="Calibri"/>
        </w:rPr>
      </w:pPr>
    </w:p>
    <w:p w14:paraId="2F13C336" w14:textId="670A1237" w:rsidR="0011698E" w:rsidRPr="001A1442" w:rsidRDefault="0011698E" w:rsidP="00F6210F">
      <w:pPr>
        <w:spacing w:line="360" w:lineRule="auto"/>
        <w:rPr>
          <w:rFonts w:ascii="Calibri" w:hAnsi="Calibri" w:cs="Calibri"/>
        </w:rPr>
      </w:pPr>
      <w:r w:rsidRPr="001A1442">
        <w:rPr>
          <w:rFonts w:ascii="Calibri" w:hAnsi="Calibri" w:cs="Calibri"/>
        </w:rPr>
        <w:t>Programming and Metrics</w:t>
      </w:r>
      <w:r w:rsidR="001A1442">
        <w:rPr>
          <w:rFonts w:ascii="Calibri" w:hAnsi="Calibri" w:cs="Calibri"/>
        </w:rPr>
        <w:t>:</w:t>
      </w:r>
    </w:p>
    <w:p w14:paraId="2434C2C4" w14:textId="55BB19F6" w:rsidR="0011698E" w:rsidRPr="00B53BFE" w:rsidRDefault="0011698E" w:rsidP="00F6210F">
      <w:pPr>
        <w:spacing w:line="360" w:lineRule="auto"/>
        <w:rPr>
          <w:rFonts w:ascii="Calibri" w:hAnsi="Calibri" w:cs="Calibri"/>
        </w:rPr>
      </w:pPr>
      <w:r w:rsidRPr="00B53BFE">
        <w:rPr>
          <w:rFonts w:ascii="Calibri" w:hAnsi="Calibri" w:cs="Calibri"/>
        </w:rPr>
        <w:t>Google collab.</w:t>
      </w:r>
    </w:p>
    <w:p w14:paraId="2FDBE933" w14:textId="321916F3" w:rsidR="0011698E" w:rsidRPr="00B53BFE" w:rsidRDefault="0011698E" w:rsidP="00F6210F">
      <w:pPr>
        <w:spacing w:line="360" w:lineRule="auto"/>
        <w:rPr>
          <w:rFonts w:ascii="Calibri" w:hAnsi="Calibri" w:cs="Calibri"/>
        </w:rPr>
      </w:pPr>
      <w:r w:rsidRPr="00B53BFE">
        <w:rPr>
          <w:rFonts w:ascii="Calibri" w:hAnsi="Calibri" w:cs="Calibri"/>
        </w:rPr>
        <w:t xml:space="preserve">Python – NumPy, pandas, matplotlib, Spacy, sklearn, pytorch. </w:t>
      </w:r>
    </w:p>
    <w:p w14:paraId="09FFF8F7" w14:textId="2E48FB8E" w:rsidR="00BB2E2D" w:rsidRPr="00B53BFE" w:rsidRDefault="0011698E" w:rsidP="00F6210F">
      <w:pPr>
        <w:spacing w:line="360" w:lineRule="auto"/>
        <w:rPr>
          <w:rFonts w:ascii="Calibri" w:hAnsi="Calibri" w:cs="Calibri"/>
        </w:rPr>
      </w:pPr>
      <w:r w:rsidRPr="00B53BFE">
        <w:rPr>
          <w:rFonts w:ascii="Calibri" w:hAnsi="Calibri" w:cs="Calibri"/>
        </w:rPr>
        <w:t>GPU – A100</w:t>
      </w:r>
    </w:p>
    <w:p w14:paraId="2D605BD3" w14:textId="6C6AA684" w:rsidR="00F6210F" w:rsidRPr="00F6210F" w:rsidRDefault="0011698E" w:rsidP="00F6210F">
      <w:pPr>
        <w:spacing w:line="360" w:lineRule="auto"/>
        <w:rPr>
          <w:rStyle w:val="Strong"/>
          <w:rFonts w:ascii="Calibri" w:hAnsi="Calibri" w:cs="Calibri"/>
          <w:b w:val="0"/>
          <w:bCs w:val="0"/>
          <w:color w:val="auto"/>
          <w:spacing w:val="0"/>
        </w:rPr>
      </w:pPr>
      <w:r w:rsidRPr="00B53BFE">
        <w:rPr>
          <w:rFonts w:ascii="Calibri" w:hAnsi="Calibri" w:cs="Calibri"/>
        </w:rPr>
        <w:t>Models – BERT, MultinomialNB, LinearSVC</w:t>
      </w:r>
      <w:r w:rsidR="00E030DA" w:rsidRPr="00B53BFE">
        <w:rPr>
          <w:rFonts w:ascii="Calibri" w:hAnsi="Calibri" w:cs="Calibri"/>
        </w:rPr>
        <w:t>, Logistic Regression</w:t>
      </w:r>
      <w:r w:rsidR="00F6210F">
        <w:rPr>
          <w:rFonts w:ascii="Calibri" w:hAnsi="Calibri" w:cs="Calibri"/>
        </w:rPr>
        <w:t>.</w:t>
      </w:r>
    </w:p>
    <w:p w14:paraId="5B6495EB" w14:textId="4FA093BF" w:rsidR="00BB2E2D" w:rsidRPr="00B53BFE" w:rsidRDefault="00CE702C" w:rsidP="001B6120">
      <w:pPr>
        <w:pStyle w:val="Heading2"/>
        <w:numPr>
          <w:ilvl w:val="0"/>
          <w:numId w:val="87"/>
        </w:numPr>
        <w:spacing w:line="360" w:lineRule="auto"/>
        <w:ind w:left="426"/>
        <w:jc w:val="left"/>
        <w:rPr>
          <w:rStyle w:val="Strong"/>
          <w:rFonts w:ascii="Calibri" w:hAnsi="Calibri" w:cs="Calibri"/>
          <w:b w:val="0"/>
          <w:bCs w:val="0"/>
        </w:rPr>
      </w:pPr>
      <w:bookmarkStart w:id="24" w:name="_Toc138501402"/>
      <w:r>
        <w:rPr>
          <w:rStyle w:val="Strong"/>
          <w:rFonts w:ascii="Calibri" w:hAnsi="Calibri" w:cs="Calibri"/>
          <w:b w:val="0"/>
          <w:bCs w:val="0"/>
        </w:rPr>
        <w:lastRenderedPageBreak/>
        <w:t>EDA</w:t>
      </w:r>
      <w:bookmarkEnd w:id="24"/>
    </w:p>
    <w:p w14:paraId="5FA4B6DA" w14:textId="77777777" w:rsidR="00B53BFE" w:rsidRDefault="00B53BFE" w:rsidP="00F6210F">
      <w:pPr>
        <w:spacing w:line="360" w:lineRule="auto"/>
        <w:rPr>
          <w:rFonts w:ascii="Calibri" w:hAnsi="Calibri" w:cs="Calibri"/>
        </w:rPr>
      </w:pPr>
    </w:p>
    <w:p w14:paraId="6424BBA2" w14:textId="14F6EB11" w:rsidR="004A3F69" w:rsidRPr="00B53BFE" w:rsidRDefault="004A3F69" w:rsidP="00F6210F">
      <w:pPr>
        <w:spacing w:line="360" w:lineRule="auto"/>
        <w:rPr>
          <w:rFonts w:ascii="Calibri" w:hAnsi="Calibri" w:cs="Calibri"/>
        </w:rPr>
      </w:pPr>
      <w:r w:rsidRPr="00B53BFE">
        <w:rPr>
          <w:rFonts w:ascii="Calibri" w:hAnsi="Calibri" w:cs="Calibri"/>
        </w:rPr>
        <w:t>Text cleaning and preprocessing</w:t>
      </w:r>
    </w:p>
    <w:p w14:paraId="6570EFB0" w14:textId="539E704D" w:rsidR="00223F29" w:rsidRPr="00B53BFE" w:rsidRDefault="004A3F69" w:rsidP="00F6210F">
      <w:pPr>
        <w:spacing w:line="360" w:lineRule="auto"/>
        <w:rPr>
          <w:rFonts w:ascii="Calibri" w:hAnsi="Calibri" w:cs="Calibri"/>
        </w:rPr>
      </w:pPr>
      <w:r w:rsidRPr="00B53BFE">
        <w:rPr>
          <w:rFonts w:ascii="Calibri" w:hAnsi="Calibri" w:cs="Calibri"/>
        </w:rPr>
        <w:t xml:space="preserve">In general, in natural language processing (NLP), most text and documents contain many unnecessary words for text </w:t>
      </w:r>
      <w:r w:rsidR="00223F29" w:rsidRPr="00B53BFE">
        <w:rPr>
          <w:rFonts w:ascii="Calibri" w:hAnsi="Calibri" w:cs="Calibri"/>
        </w:rPr>
        <w:t xml:space="preserve">classification: </w:t>
      </w:r>
      <w:r w:rsidRPr="00B53BFE">
        <w:rPr>
          <w:rFonts w:ascii="Calibri" w:hAnsi="Calibri" w:cs="Calibri"/>
        </w:rPr>
        <w:t>Stop words, misspellings, slang, etc. In this part</w:t>
      </w:r>
      <w:r w:rsidR="00FC03FF">
        <w:rPr>
          <w:rFonts w:ascii="Calibri" w:hAnsi="Calibri" w:cs="Calibri"/>
        </w:rPr>
        <w:t>,</w:t>
      </w:r>
      <w:r w:rsidRPr="00B53BFE">
        <w:rPr>
          <w:rFonts w:ascii="Calibri" w:hAnsi="Calibri" w:cs="Calibri"/>
        </w:rPr>
        <w:t xml:space="preserve"> we learned about patterns and pre-processed the data.</w:t>
      </w:r>
    </w:p>
    <w:p w14:paraId="2B96B857" w14:textId="1B8257FD" w:rsidR="00223F29" w:rsidRPr="00B53BFE" w:rsidRDefault="00223F29" w:rsidP="00F6210F">
      <w:pPr>
        <w:spacing w:line="360" w:lineRule="auto"/>
        <w:rPr>
          <w:rFonts w:ascii="Calibri" w:hAnsi="Calibri" w:cs="Calibri"/>
        </w:rPr>
      </w:pPr>
      <w:r w:rsidRPr="00B53BFE">
        <w:rPr>
          <w:rFonts w:ascii="Calibri" w:hAnsi="Calibri" w:cs="Calibri"/>
        </w:rPr>
        <w:t xml:space="preserve">The data preparation phase </w:t>
      </w:r>
      <w:r w:rsidR="00FC03FF">
        <w:rPr>
          <w:rFonts w:ascii="Calibri" w:hAnsi="Calibri" w:cs="Calibri"/>
        </w:rPr>
        <w:t>is a</w:t>
      </w:r>
      <w:r w:rsidRPr="00B53BFE">
        <w:rPr>
          <w:rFonts w:ascii="Calibri" w:hAnsi="Calibri" w:cs="Calibri"/>
        </w:rPr>
        <w:t xml:space="preserve"> crucial element for extracting the features that will form the input layer in the text classification models. When this process is carried out accurately, the evaluation measures of the models are even more reliable.</w:t>
      </w:r>
    </w:p>
    <w:p w14:paraId="3E7AA8C6" w14:textId="0FF8F206" w:rsidR="004A3F69" w:rsidRPr="00B53BFE" w:rsidRDefault="004A3F69" w:rsidP="00F6210F">
      <w:pPr>
        <w:spacing w:line="360" w:lineRule="auto"/>
        <w:rPr>
          <w:rFonts w:ascii="Calibri" w:hAnsi="Calibri" w:cs="Calibri"/>
          <w:rtl/>
        </w:rPr>
      </w:pPr>
      <w:r w:rsidRPr="00B53BFE">
        <w:rPr>
          <w:rFonts w:ascii="Calibri" w:hAnsi="Calibri" w:cs="Calibri"/>
        </w:rPr>
        <w:t>We have made use of different algorithms to perform these techniques.</w:t>
      </w:r>
    </w:p>
    <w:p w14:paraId="1FE5C89E" w14:textId="1FBAE269" w:rsidR="004A3F69" w:rsidRPr="00B53BFE" w:rsidRDefault="004A3F69" w:rsidP="00F6210F">
      <w:pPr>
        <w:spacing w:line="360" w:lineRule="auto"/>
        <w:rPr>
          <w:rFonts w:ascii="Calibri" w:hAnsi="Calibri" w:cs="Calibri"/>
        </w:rPr>
      </w:pPr>
      <w:r w:rsidRPr="00B53BFE">
        <w:rPr>
          <w:rFonts w:ascii="Calibri" w:hAnsi="Calibri" w:cs="Calibri"/>
        </w:rPr>
        <w:t>In this report we will include the most prominent charts from the techniques we applied, you can get an impression of each process and the charts detailed in depth in the code notebook.</w:t>
      </w:r>
    </w:p>
    <w:p w14:paraId="5383F674" w14:textId="2E0AE1B2" w:rsidR="00790C56" w:rsidRPr="001B6120" w:rsidRDefault="00CF1181" w:rsidP="001B6120">
      <w:pPr>
        <w:pStyle w:val="ListParagraph"/>
        <w:numPr>
          <w:ilvl w:val="1"/>
          <w:numId w:val="87"/>
        </w:numPr>
        <w:spacing w:line="360" w:lineRule="auto"/>
        <w:rPr>
          <w:rFonts w:ascii="Calibri" w:hAnsi="Calibri" w:cs="Calibri"/>
        </w:rPr>
      </w:pPr>
      <w:r w:rsidRPr="00B53BFE">
        <w:rPr>
          <w:noProof/>
        </w:rPr>
        <w:drawing>
          <wp:anchor distT="0" distB="0" distL="114300" distR="114300" simplePos="0" relativeHeight="251680768" behindDoc="0" locked="0" layoutInCell="1" allowOverlap="1" wp14:anchorId="1F9B6373" wp14:editId="526152EF">
            <wp:simplePos x="0" y="0"/>
            <wp:positionH relativeFrom="column">
              <wp:posOffset>-261620</wp:posOffset>
            </wp:positionH>
            <wp:positionV relativeFrom="paragraph">
              <wp:posOffset>580390</wp:posOffset>
            </wp:positionV>
            <wp:extent cx="6419215" cy="1056640"/>
            <wp:effectExtent l="0" t="0" r="0" b="0"/>
            <wp:wrapSquare wrapText="bothSides"/>
            <wp:docPr id="1616055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555" name="Picture 161605555"/>
                    <pic:cNvPicPr/>
                  </pic:nvPicPr>
                  <pic:blipFill>
                    <a:blip r:embed="rId22">
                      <a:extLst>
                        <a:ext uri="{28A0092B-C50C-407E-A947-70E740481C1C}">
                          <a14:useLocalDpi xmlns:a14="http://schemas.microsoft.com/office/drawing/2010/main" val="0"/>
                        </a:ext>
                      </a:extLst>
                    </a:blip>
                    <a:stretch>
                      <a:fillRect/>
                    </a:stretch>
                  </pic:blipFill>
                  <pic:spPr>
                    <a:xfrm>
                      <a:off x="0" y="0"/>
                      <a:ext cx="6419215" cy="10566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5B3EC02E" wp14:editId="3658F2AC">
                <wp:simplePos x="0" y="0"/>
                <wp:positionH relativeFrom="column">
                  <wp:posOffset>-261620</wp:posOffset>
                </wp:positionH>
                <wp:positionV relativeFrom="paragraph">
                  <wp:posOffset>1874520</wp:posOffset>
                </wp:positionV>
                <wp:extent cx="6419215" cy="635"/>
                <wp:effectExtent l="0" t="0" r="0" b="0"/>
                <wp:wrapSquare wrapText="bothSides"/>
                <wp:docPr id="1505033656" name="Text Box 1"/>
                <wp:cNvGraphicFramePr/>
                <a:graphic xmlns:a="http://schemas.openxmlformats.org/drawingml/2006/main">
                  <a:graphicData uri="http://schemas.microsoft.com/office/word/2010/wordprocessingShape">
                    <wps:wsp>
                      <wps:cNvSpPr txBox="1"/>
                      <wps:spPr>
                        <a:xfrm>
                          <a:off x="0" y="0"/>
                          <a:ext cx="6419215" cy="635"/>
                        </a:xfrm>
                        <a:prstGeom prst="rect">
                          <a:avLst/>
                        </a:prstGeom>
                        <a:solidFill>
                          <a:prstClr val="white"/>
                        </a:solidFill>
                        <a:ln>
                          <a:noFill/>
                        </a:ln>
                      </wps:spPr>
                      <wps:txbx>
                        <w:txbxContent>
                          <w:p w14:paraId="4E666D8E" w14:textId="22DD7680" w:rsidR="00CF1181" w:rsidRPr="00453BB7" w:rsidRDefault="00CF1181" w:rsidP="00CF1181">
                            <w:pPr>
                              <w:pStyle w:val="Caption"/>
                              <w:jc w:val="center"/>
                              <w:rPr>
                                <w:noProof/>
                              </w:rPr>
                            </w:pPr>
                            <w:bookmarkStart w:id="25" w:name="_Toc138501254"/>
                            <w:bookmarkStart w:id="26" w:name="_Toc138501608"/>
                            <w:r>
                              <w:t xml:space="preserve">Figure </w:t>
                            </w:r>
                            <w:r>
                              <w:fldChar w:fldCharType="begin"/>
                            </w:r>
                            <w:r>
                              <w:instrText xml:space="preserve"> SEQ Figure \* ARABIC </w:instrText>
                            </w:r>
                            <w:r>
                              <w:fldChar w:fldCharType="separate"/>
                            </w:r>
                            <w:r>
                              <w:rPr>
                                <w:noProof/>
                              </w:rPr>
                              <w:t>4</w:t>
                            </w:r>
                            <w:r>
                              <w:fldChar w:fldCharType="end"/>
                            </w:r>
                            <w:r>
                              <w:t xml:space="preserve"> </w:t>
                            </w:r>
                            <w:r w:rsidR="00D24F7C">
                              <w:t>–</w:t>
                            </w:r>
                            <w:r>
                              <w:t xml:space="preserve"> </w:t>
                            </w:r>
                            <w:r w:rsidR="00D24F7C">
                              <w:t>TOXIC CLASS COUNT</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EC02E" id="_x0000_s1030" type="#_x0000_t202" style="position:absolute;left:0;text-align:left;margin-left:-20.6pt;margin-top:147.6pt;width:505.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0LEwGwIAAD8EAAAOAAAAZHJzL2Uyb0RvYy54bWysU8Fu2zAMvQ/YPwi6L06yNl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" stroked="f">
                <v:textbox style="mso-fit-shape-to-text:t" inset="0,0,0,0">
                  <w:txbxContent>
                    <w:p w14:paraId="4E666D8E" w14:textId="22DD7680" w:rsidR="00CF1181" w:rsidRPr="00453BB7" w:rsidRDefault="00CF1181" w:rsidP="00CF1181">
                      <w:pPr>
                        <w:pStyle w:val="Caption"/>
                        <w:jc w:val="center"/>
                        <w:rPr>
                          <w:noProof/>
                        </w:rPr>
                      </w:pPr>
                      <w:bookmarkStart w:id="27" w:name="_Toc138501254"/>
                      <w:bookmarkStart w:id="28" w:name="_Toc138501608"/>
                      <w:r>
                        <w:t xml:space="preserve">Figure </w:t>
                      </w:r>
                      <w:r>
                        <w:fldChar w:fldCharType="begin"/>
                      </w:r>
                      <w:r>
                        <w:instrText xml:space="preserve"> SEQ Figure \* ARABIC </w:instrText>
                      </w:r>
                      <w:r>
                        <w:fldChar w:fldCharType="separate"/>
                      </w:r>
                      <w:r>
                        <w:rPr>
                          <w:noProof/>
                        </w:rPr>
                        <w:t>4</w:t>
                      </w:r>
                      <w:r>
                        <w:fldChar w:fldCharType="end"/>
                      </w:r>
                      <w:r>
                        <w:t xml:space="preserve"> </w:t>
                      </w:r>
                      <w:r w:rsidR="00D24F7C">
                        <w:t>–</w:t>
                      </w:r>
                      <w:r>
                        <w:t xml:space="preserve"> </w:t>
                      </w:r>
                      <w:r w:rsidR="00D24F7C">
                        <w:t>TOXIC CLASS COUNT</w:t>
                      </w:r>
                      <w:bookmarkEnd w:id="27"/>
                      <w:bookmarkEnd w:id="28"/>
                    </w:p>
                  </w:txbxContent>
                </v:textbox>
                <w10:wrap type="square"/>
              </v:shape>
            </w:pict>
          </mc:Fallback>
        </mc:AlternateContent>
      </w:r>
      <w:r w:rsidR="00790C56" w:rsidRPr="001B6120">
        <w:rPr>
          <w:rFonts w:ascii="Calibri" w:hAnsi="Calibri" w:cs="Calibri"/>
        </w:rPr>
        <w:t xml:space="preserve">We added two columns </w:t>
      </w:r>
      <w:r w:rsidR="00FC03FF" w:rsidRPr="001B6120">
        <w:rPr>
          <w:rFonts w:ascii="Calibri" w:hAnsi="Calibri" w:cs="Calibri"/>
        </w:rPr>
        <w:t>that</w:t>
      </w:r>
      <w:r w:rsidR="00790C56" w:rsidRPr="001B6120">
        <w:rPr>
          <w:rFonts w:ascii="Calibri" w:hAnsi="Calibri" w:cs="Calibri"/>
        </w:rPr>
        <w:t xml:space="preserve"> describe the toxic level or non-toxic comments – “toxic class count” &amp; “is toxic”.</w:t>
      </w:r>
    </w:p>
    <w:p w14:paraId="5F861880" w14:textId="17D4353F" w:rsidR="00EA2D37" w:rsidRPr="00B53BFE" w:rsidRDefault="00EA2D37" w:rsidP="00F6210F">
      <w:pPr>
        <w:spacing w:line="360" w:lineRule="auto"/>
        <w:rPr>
          <w:rFonts w:ascii="Calibri" w:hAnsi="Calibri" w:cs="Calibri"/>
          <w:rtl/>
        </w:rPr>
      </w:pPr>
    </w:p>
    <w:tbl>
      <w:tblPr>
        <w:tblStyle w:val="TableGrid"/>
        <w:tblW w:w="0" w:type="auto"/>
        <w:tblLook w:val="04A0" w:firstRow="1" w:lastRow="0" w:firstColumn="1" w:lastColumn="0" w:noHBand="0" w:noVBand="1"/>
      </w:tblPr>
      <w:tblGrid>
        <w:gridCol w:w="3006"/>
        <w:gridCol w:w="3006"/>
      </w:tblGrid>
      <w:tr w:rsidR="00EA2D37" w:rsidRPr="00B53BFE" w14:paraId="07E038B3" w14:textId="77777777" w:rsidTr="00EA2D37">
        <w:trPr>
          <w:trHeight w:val="256"/>
        </w:trPr>
        <w:tc>
          <w:tcPr>
            <w:tcW w:w="3006" w:type="dxa"/>
          </w:tcPr>
          <w:p w14:paraId="454C41B2" w14:textId="0DF174C8" w:rsidR="00EA2D37" w:rsidRPr="00B53BFE" w:rsidRDefault="00EA2D37" w:rsidP="00F6210F">
            <w:pPr>
              <w:spacing w:line="360" w:lineRule="auto"/>
              <w:rPr>
                <w:rFonts w:ascii="Calibri" w:hAnsi="Calibri" w:cs="Calibri"/>
                <w:b/>
                <w:bCs/>
                <w:rtl/>
              </w:rPr>
            </w:pPr>
            <w:r w:rsidRPr="00B53BFE">
              <w:rPr>
                <w:rFonts w:ascii="Calibri" w:hAnsi="Calibri" w:cs="Calibri"/>
                <w:b/>
                <w:bCs/>
              </w:rPr>
              <w:t>Test</w:t>
            </w:r>
          </w:p>
        </w:tc>
        <w:tc>
          <w:tcPr>
            <w:tcW w:w="3006" w:type="dxa"/>
          </w:tcPr>
          <w:p w14:paraId="198113C5" w14:textId="0BEFDF24" w:rsidR="00EA2D37" w:rsidRPr="00B53BFE" w:rsidRDefault="00EA2D37" w:rsidP="00F6210F">
            <w:pPr>
              <w:spacing w:line="360" w:lineRule="auto"/>
              <w:rPr>
                <w:rFonts w:ascii="Calibri" w:hAnsi="Calibri" w:cs="Calibri"/>
                <w:b/>
                <w:bCs/>
              </w:rPr>
            </w:pPr>
            <w:r w:rsidRPr="00B53BFE">
              <w:rPr>
                <w:rFonts w:ascii="Calibri" w:hAnsi="Calibri" w:cs="Calibri"/>
                <w:b/>
                <w:bCs/>
              </w:rPr>
              <w:t>Result</w:t>
            </w:r>
          </w:p>
        </w:tc>
      </w:tr>
      <w:tr w:rsidR="00EA2D37" w:rsidRPr="00B53BFE" w14:paraId="40BA8687" w14:textId="77777777" w:rsidTr="00EA2D37">
        <w:trPr>
          <w:trHeight w:val="256"/>
        </w:trPr>
        <w:tc>
          <w:tcPr>
            <w:tcW w:w="3006" w:type="dxa"/>
          </w:tcPr>
          <w:p w14:paraId="3FEBCD1F" w14:textId="5C3DFF70" w:rsidR="00EA2D37" w:rsidRPr="00B53BFE" w:rsidRDefault="00EA2D37" w:rsidP="00F6210F">
            <w:pPr>
              <w:spacing w:line="360" w:lineRule="auto"/>
              <w:rPr>
                <w:rFonts w:ascii="Calibri" w:hAnsi="Calibri" w:cs="Calibri"/>
              </w:rPr>
            </w:pPr>
            <w:r w:rsidRPr="00B53BFE">
              <w:rPr>
                <w:rFonts w:ascii="Calibri" w:hAnsi="Calibri" w:cs="Calibri"/>
              </w:rPr>
              <w:t xml:space="preserve">Nulls </w:t>
            </w:r>
          </w:p>
        </w:tc>
        <w:tc>
          <w:tcPr>
            <w:tcW w:w="3006" w:type="dxa"/>
          </w:tcPr>
          <w:p w14:paraId="5428EA8A" w14:textId="53BD48DE" w:rsidR="00EA2D37" w:rsidRPr="00B53BFE" w:rsidRDefault="00EA2D37" w:rsidP="00F6210F">
            <w:pPr>
              <w:spacing w:line="360" w:lineRule="auto"/>
              <w:rPr>
                <w:rFonts w:ascii="Calibri" w:hAnsi="Calibri" w:cs="Calibri"/>
              </w:rPr>
            </w:pPr>
            <w:r w:rsidRPr="00B53BFE">
              <w:rPr>
                <w:rFonts w:ascii="Calibri" w:hAnsi="Calibri" w:cs="Calibri"/>
              </w:rPr>
              <w:t>Non-nulls</w:t>
            </w:r>
          </w:p>
        </w:tc>
      </w:tr>
      <w:tr w:rsidR="00EA2D37" w:rsidRPr="00B53BFE" w14:paraId="22210C23" w14:textId="77777777" w:rsidTr="00EA2D37">
        <w:trPr>
          <w:trHeight w:val="256"/>
        </w:trPr>
        <w:tc>
          <w:tcPr>
            <w:tcW w:w="3006" w:type="dxa"/>
          </w:tcPr>
          <w:p w14:paraId="4EC7AD14" w14:textId="6FFF4FE6" w:rsidR="00EA2D37" w:rsidRPr="00B53BFE" w:rsidRDefault="00EA2D37" w:rsidP="00F6210F">
            <w:pPr>
              <w:spacing w:line="360" w:lineRule="auto"/>
              <w:rPr>
                <w:rFonts w:ascii="Calibri" w:hAnsi="Calibri" w:cs="Calibri"/>
              </w:rPr>
            </w:pPr>
            <w:r w:rsidRPr="00B53BFE">
              <w:rPr>
                <w:rFonts w:ascii="Calibri" w:hAnsi="Calibri" w:cs="Calibri"/>
              </w:rPr>
              <w:t>Duplicates</w:t>
            </w:r>
          </w:p>
        </w:tc>
        <w:tc>
          <w:tcPr>
            <w:tcW w:w="3006" w:type="dxa"/>
          </w:tcPr>
          <w:p w14:paraId="5D47AF68" w14:textId="29D343D3" w:rsidR="00EA2D37" w:rsidRPr="00B53BFE" w:rsidRDefault="00EA2D37" w:rsidP="00F6210F">
            <w:pPr>
              <w:spacing w:line="360" w:lineRule="auto"/>
              <w:rPr>
                <w:rFonts w:ascii="Calibri" w:hAnsi="Calibri" w:cs="Calibri"/>
              </w:rPr>
            </w:pPr>
            <w:r w:rsidRPr="00B53BFE">
              <w:rPr>
                <w:rFonts w:ascii="Calibri" w:hAnsi="Calibri" w:cs="Calibri"/>
              </w:rPr>
              <w:t>Non-duplicates</w:t>
            </w:r>
          </w:p>
        </w:tc>
      </w:tr>
    </w:tbl>
    <w:p w14:paraId="5ACC8A9A" w14:textId="3121816B" w:rsidR="00A34468" w:rsidRPr="00B53BFE" w:rsidRDefault="001B6120" w:rsidP="00F6210F">
      <w:pPr>
        <w:bidi/>
        <w:spacing w:line="360" w:lineRule="auto"/>
        <w:rPr>
          <w:rFonts w:ascii="Calibri" w:hAnsi="Calibri" w:cs="Calibri"/>
        </w:rPr>
      </w:pPr>
      <w:r w:rsidRPr="00B53BFE">
        <w:rPr>
          <w:rFonts w:ascii="Calibri" w:hAnsi="Calibri" w:cs="Calibri"/>
          <w:noProof/>
        </w:rPr>
        <w:drawing>
          <wp:anchor distT="0" distB="0" distL="114300" distR="114300" simplePos="0" relativeHeight="251677696" behindDoc="0" locked="0" layoutInCell="1" allowOverlap="1" wp14:anchorId="333E0622" wp14:editId="32839980">
            <wp:simplePos x="0" y="0"/>
            <wp:positionH relativeFrom="column">
              <wp:posOffset>3239135</wp:posOffset>
            </wp:positionH>
            <wp:positionV relativeFrom="paragraph">
              <wp:posOffset>32385</wp:posOffset>
            </wp:positionV>
            <wp:extent cx="2918460" cy="2054225"/>
            <wp:effectExtent l="0" t="0" r="2540" b="3175"/>
            <wp:wrapSquare wrapText="bothSides"/>
            <wp:docPr id="970940739" name="Picture 3" descr="A blue and red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40739" name="Picture 3" descr="A blue and red pie chart&#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l="6319" t="8577" r="-2" b="6857"/>
                    <a:stretch/>
                  </pic:blipFill>
                  <pic:spPr bwMode="auto">
                    <a:xfrm>
                      <a:off x="0" y="0"/>
                      <a:ext cx="2918460" cy="205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DE04BD" w14:textId="77777777" w:rsidR="001B6120" w:rsidRDefault="00EA2D37" w:rsidP="001B6120">
      <w:pPr>
        <w:pStyle w:val="ListParagraph"/>
        <w:numPr>
          <w:ilvl w:val="1"/>
          <w:numId w:val="87"/>
        </w:numPr>
        <w:spacing w:line="360" w:lineRule="auto"/>
        <w:rPr>
          <w:rFonts w:ascii="Calibri" w:hAnsi="Calibri" w:cs="Calibri"/>
        </w:rPr>
      </w:pPr>
      <w:r w:rsidRPr="001B6120">
        <w:rPr>
          <w:rFonts w:ascii="Calibri" w:hAnsi="Calibri" w:cs="Calibri"/>
        </w:rPr>
        <w:t>Pie chart – Toxic / Non-Toxic comments:</w:t>
      </w:r>
    </w:p>
    <w:p w14:paraId="03B23C27" w14:textId="77777777" w:rsidR="001B6120" w:rsidRDefault="00EA2D37" w:rsidP="001B6120">
      <w:pPr>
        <w:spacing w:line="360" w:lineRule="auto"/>
        <w:ind w:left="360"/>
        <w:rPr>
          <w:rFonts w:ascii="Calibri" w:hAnsi="Calibri" w:cs="Calibri"/>
        </w:rPr>
      </w:pPr>
      <w:r w:rsidRPr="001B6120">
        <w:rPr>
          <w:rFonts w:ascii="Calibri" w:hAnsi="Calibri" w:cs="Calibri"/>
        </w:rPr>
        <w:t>Toxic – 16,225</w:t>
      </w:r>
    </w:p>
    <w:p w14:paraId="7CA3AAE2" w14:textId="731B91B8" w:rsidR="00EA2D37" w:rsidRPr="00B53BFE" w:rsidRDefault="00EA2D37" w:rsidP="001B6120">
      <w:pPr>
        <w:spacing w:line="360" w:lineRule="auto"/>
        <w:ind w:left="360"/>
        <w:rPr>
          <w:rFonts w:ascii="Calibri" w:hAnsi="Calibri" w:cs="Calibri"/>
        </w:rPr>
      </w:pPr>
      <w:r w:rsidRPr="00B53BFE">
        <w:rPr>
          <w:rFonts w:ascii="Calibri" w:hAnsi="Calibri" w:cs="Calibri"/>
        </w:rPr>
        <w:t>Non-Toxic – 143,346</w:t>
      </w:r>
    </w:p>
    <w:p w14:paraId="7A7C39A0" w14:textId="2524C2B4" w:rsidR="00EA2D37" w:rsidRPr="00B53BFE" w:rsidRDefault="00EA2D37" w:rsidP="00F6210F">
      <w:pPr>
        <w:bidi/>
        <w:spacing w:line="360" w:lineRule="auto"/>
        <w:jc w:val="right"/>
        <w:rPr>
          <w:rFonts w:ascii="Calibri" w:hAnsi="Calibri" w:cs="Calibri"/>
        </w:rPr>
      </w:pPr>
    </w:p>
    <w:p w14:paraId="29B19581" w14:textId="53E78494" w:rsidR="00EA2D37" w:rsidRPr="00B53BFE" w:rsidRDefault="00EA2D37" w:rsidP="00F6210F">
      <w:pPr>
        <w:bidi/>
        <w:spacing w:line="360" w:lineRule="auto"/>
        <w:jc w:val="center"/>
        <w:rPr>
          <w:rFonts w:ascii="Calibri" w:hAnsi="Calibri" w:cs="Calibri"/>
        </w:rPr>
      </w:pPr>
    </w:p>
    <w:p w14:paraId="5D97A9EA" w14:textId="25EA49D2" w:rsidR="00A34468" w:rsidRDefault="00A34468" w:rsidP="00F6210F">
      <w:pPr>
        <w:spacing w:line="360" w:lineRule="auto"/>
        <w:jc w:val="right"/>
        <w:rPr>
          <w:rFonts w:ascii="Calibri" w:hAnsi="Calibri" w:cs="Calibri"/>
        </w:rPr>
      </w:pPr>
    </w:p>
    <w:p w14:paraId="7853EA20" w14:textId="6D6EAD46" w:rsidR="00A34468" w:rsidRPr="00B53BFE" w:rsidRDefault="00CF1181" w:rsidP="00F6210F">
      <w:pPr>
        <w:spacing w:line="360" w:lineRule="auto"/>
        <w:rPr>
          <w:rFonts w:ascii="Calibri" w:hAnsi="Calibri" w:cs="Calibri"/>
        </w:rPr>
      </w:pPr>
      <w:r>
        <w:rPr>
          <w:noProof/>
        </w:rPr>
        <mc:AlternateContent>
          <mc:Choice Requires="wps">
            <w:drawing>
              <wp:anchor distT="0" distB="0" distL="114300" distR="114300" simplePos="0" relativeHeight="251691008" behindDoc="0" locked="0" layoutInCell="1" allowOverlap="1" wp14:anchorId="1F1CACA3" wp14:editId="1CD8F83A">
                <wp:simplePos x="0" y="0"/>
                <wp:positionH relativeFrom="column">
                  <wp:posOffset>2953822</wp:posOffset>
                </wp:positionH>
                <wp:positionV relativeFrom="paragraph">
                  <wp:posOffset>190500</wp:posOffset>
                </wp:positionV>
                <wp:extent cx="2918460" cy="635"/>
                <wp:effectExtent l="0" t="0" r="2540" b="0"/>
                <wp:wrapSquare wrapText="bothSides"/>
                <wp:docPr id="1080667637" name="Text Box 1"/>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539EE8DB" w14:textId="57FC281F" w:rsidR="00CF1181" w:rsidRPr="002E45FA" w:rsidRDefault="00CF1181" w:rsidP="00CF1181">
                            <w:pPr>
                              <w:pStyle w:val="Caption"/>
                              <w:jc w:val="center"/>
                              <w:rPr>
                                <w:rFonts w:ascii="Calibri" w:hAnsi="Calibri" w:cs="Calibri"/>
                                <w:noProof/>
                              </w:rPr>
                            </w:pPr>
                            <w:bookmarkStart w:id="29" w:name="_Toc138501255"/>
                            <w:bookmarkStart w:id="30" w:name="_Toc13850160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5</w:t>
                            </w:r>
                            <w:r>
                              <w:rPr>
                                <w:rtl/>
                              </w:rPr>
                              <w:fldChar w:fldCharType="end"/>
                            </w:r>
                            <w:r>
                              <w:t xml:space="preserve"> </w:t>
                            </w:r>
                            <w:r w:rsidR="00D24F7C">
                              <w:t>–</w:t>
                            </w:r>
                            <w:r>
                              <w:t xml:space="preserve"> </w:t>
                            </w:r>
                            <w:r w:rsidR="00D24F7C">
                              <w:t>DATA PIE CHART</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CACA3" id="_x0000_s1031" type="#_x0000_t202" style="position:absolute;margin-left:232.6pt;margin-top:15pt;width:229.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" stroked="f">
                <v:textbox style="mso-fit-shape-to-text:t" inset="0,0,0,0">
                  <w:txbxContent>
                    <w:p w14:paraId="539EE8DB" w14:textId="57FC281F" w:rsidR="00CF1181" w:rsidRPr="002E45FA" w:rsidRDefault="00CF1181" w:rsidP="00CF1181">
                      <w:pPr>
                        <w:pStyle w:val="Caption"/>
                        <w:jc w:val="center"/>
                        <w:rPr>
                          <w:rFonts w:ascii="Calibri" w:hAnsi="Calibri" w:cs="Calibri"/>
                          <w:noProof/>
                        </w:rPr>
                      </w:pPr>
                      <w:bookmarkStart w:id="31" w:name="_Toc138501255"/>
                      <w:bookmarkStart w:id="32" w:name="_Toc13850160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5</w:t>
                      </w:r>
                      <w:r>
                        <w:rPr>
                          <w:rtl/>
                        </w:rPr>
                        <w:fldChar w:fldCharType="end"/>
                      </w:r>
                      <w:r>
                        <w:t xml:space="preserve"> </w:t>
                      </w:r>
                      <w:r w:rsidR="00D24F7C">
                        <w:t>–</w:t>
                      </w:r>
                      <w:r>
                        <w:t xml:space="preserve"> </w:t>
                      </w:r>
                      <w:r w:rsidR="00D24F7C">
                        <w:t>DATA PIE CHART</w:t>
                      </w:r>
                      <w:bookmarkEnd w:id="31"/>
                      <w:bookmarkEnd w:id="32"/>
                    </w:p>
                  </w:txbxContent>
                </v:textbox>
                <w10:wrap type="square"/>
              </v:shape>
            </w:pict>
          </mc:Fallback>
        </mc:AlternateContent>
      </w:r>
    </w:p>
    <w:p w14:paraId="1E82BDC4" w14:textId="77777777" w:rsidR="001B6120" w:rsidRDefault="00EA2D37" w:rsidP="001B6120">
      <w:pPr>
        <w:pStyle w:val="ListParagraph"/>
        <w:numPr>
          <w:ilvl w:val="1"/>
          <w:numId w:val="87"/>
        </w:numPr>
        <w:spacing w:line="360" w:lineRule="auto"/>
        <w:rPr>
          <w:rFonts w:ascii="Calibri" w:hAnsi="Calibri" w:cs="Calibri"/>
        </w:rPr>
      </w:pPr>
      <w:r w:rsidRPr="001B6120">
        <w:rPr>
          <w:rFonts w:ascii="Calibri" w:hAnsi="Calibri" w:cs="Calibri"/>
        </w:rPr>
        <w:lastRenderedPageBreak/>
        <w:t>Correlations Matrix Heatmap:</w:t>
      </w:r>
    </w:p>
    <w:p w14:paraId="6CCB383A" w14:textId="0C186260" w:rsidR="00EA2D37" w:rsidRPr="001B6120" w:rsidRDefault="00EA2D37" w:rsidP="001B6120">
      <w:pPr>
        <w:spacing w:line="360" w:lineRule="auto"/>
        <w:ind w:left="360"/>
        <w:rPr>
          <w:rFonts w:ascii="Calibri" w:hAnsi="Calibri" w:cs="Calibri"/>
        </w:rPr>
      </w:pPr>
      <w:r w:rsidRPr="001B6120">
        <w:rPr>
          <w:rFonts w:ascii="Calibri" w:hAnsi="Calibri" w:cs="Calibri"/>
        </w:rPr>
        <w:t xml:space="preserve">We can see </w:t>
      </w:r>
      <w:r w:rsidR="00FC03FF" w:rsidRPr="001B6120">
        <w:rPr>
          <w:rFonts w:ascii="Calibri" w:hAnsi="Calibri" w:cs="Calibri"/>
        </w:rPr>
        <w:t xml:space="preserve">a </w:t>
      </w:r>
      <w:r w:rsidRPr="001B6120">
        <w:rPr>
          <w:rFonts w:ascii="Calibri" w:hAnsi="Calibri" w:cs="Calibri"/>
        </w:rPr>
        <w:t xml:space="preserve">correlation </w:t>
      </w:r>
      <w:r w:rsidR="00A34468" w:rsidRPr="001B6120">
        <w:rPr>
          <w:rFonts w:ascii="Calibri" w:hAnsi="Calibri" w:cs="Calibri"/>
        </w:rPr>
        <w:t xml:space="preserve">of 0.74 </w:t>
      </w:r>
      <w:r w:rsidRPr="001B6120">
        <w:rPr>
          <w:rFonts w:ascii="Calibri" w:hAnsi="Calibri" w:cs="Calibri"/>
        </w:rPr>
        <w:t xml:space="preserve">between obscene and </w:t>
      </w:r>
      <w:r w:rsidR="00FC03FF" w:rsidRPr="001B6120">
        <w:rPr>
          <w:rFonts w:ascii="Calibri" w:hAnsi="Calibri" w:cs="Calibri"/>
        </w:rPr>
        <w:t>insulting</w:t>
      </w:r>
      <w:r w:rsidR="00FC03FF" w:rsidRPr="001B6120">
        <w:rPr>
          <w:rFonts w:ascii="Calibri" w:hAnsi="Calibri" w:cs="Calibri"/>
        </w:rPr>
        <w:t xml:space="preserve"> </w:t>
      </w:r>
      <w:r w:rsidRPr="001B6120">
        <w:rPr>
          <w:rFonts w:ascii="Calibri" w:hAnsi="Calibri" w:cs="Calibri"/>
        </w:rPr>
        <w:t>comments.</w:t>
      </w:r>
    </w:p>
    <w:p w14:paraId="18C91FE5" w14:textId="0E424B96" w:rsidR="00EA2D37" w:rsidRPr="00B53BFE" w:rsidRDefault="00EA2D37" w:rsidP="00F6210F">
      <w:pPr>
        <w:spacing w:line="360" w:lineRule="auto"/>
        <w:rPr>
          <w:rFonts w:ascii="Calibri" w:hAnsi="Calibri" w:cs="Calibri"/>
        </w:rPr>
      </w:pPr>
    </w:p>
    <w:p w14:paraId="0CF1F682" w14:textId="19A7CEC3" w:rsidR="00EA2D37" w:rsidRPr="00B53BFE" w:rsidRDefault="00EA2D37" w:rsidP="00F6210F">
      <w:pPr>
        <w:spacing w:line="360" w:lineRule="auto"/>
        <w:rPr>
          <w:rFonts w:ascii="Calibri" w:hAnsi="Calibri" w:cs="Calibri"/>
        </w:rPr>
      </w:pPr>
    </w:p>
    <w:p w14:paraId="01661B2F" w14:textId="77777777" w:rsidR="00CF1181" w:rsidRDefault="00554FB8" w:rsidP="00CF1181">
      <w:pPr>
        <w:keepNext/>
        <w:spacing w:line="360" w:lineRule="auto"/>
      </w:pPr>
      <w:r>
        <w:rPr>
          <w:rFonts w:ascii="Calibri" w:hAnsi="Calibri" w:cs="Calibri"/>
          <w:noProof/>
        </w:rPr>
        <w:drawing>
          <wp:inline distT="0" distB="0" distL="0" distR="0" wp14:anchorId="4D32BD9F" wp14:editId="61695D0D">
            <wp:extent cx="5727700" cy="5340985"/>
            <wp:effectExtent l="0" t="0" r="0" b="5715"/>
            <wp:docPr id="860526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26484" name="Picture 860526484"/>
                    <pic:cNvPicPr/>
                  </pic:nvPicPr>
                  <pic:blipFill>
                    <a:blip r:embed="rId24">
                      <a:extLst>
                        <a:ext uri="{28A0092B-C50C-407E-A947-70E740481C1C}">
                          <a14:useLocalDpi xmlns:a14="http://schemas.microsoft.com/office/drawing/2010/main" val="0"/>
                        </a:ext>
                      </a:extLst>
                    </a:blip>
                    <a:stretch>
                      <a:fillRect/>
                    </a:stretch>
                  </pic:blipFill>
                  <pic:spPr>
                    <a:xfrm>
                      <a:off x="0" y="0"/>
                      <a:ext cx="5727700" cy="5340985"/>
                    </a:xfrm>
                    <a:prstGeom prst="rect">
                      <a:avLst/>
                    </a:prstGeom>
                  </pic:spPr>
                </pic:pic>
              </a:graphicData>
            </a:graphic>
          </wp:inline>
        </w:drawing>
      </w:r>
    </w:p>
    <w:p w14:paraId="135BA608" w14:textId="1259CC72" w:rsidR="00EA2D37" w:rsidRPr="00B53BFE" w:rsidRDefault="00CF1181" w:rsidP="00CF1181">
      <w:pPr>
        <w:pStyle w:val="Caption"/>
        <w:jc w:val="center"/>
        <w:rPr>
          <w:rFonts w:ascii="Calibri" w:hAnsi="Calibri" w:cs="Calibri"/>
        </w:rPr>
      </w:pPr>
      <w:bookmarkStart w:id="33" w:name="_Toc138501256"/>
      <w:bookmarkStart w:id="34" w:name="_Toc138501610"/>
      <w:r>
        <w:t xml:space="preserve">Figure </w:t>
      </w:r>
      <w:r>
        <w:fldChar w:fldCharType="begin"/>
      </w:r>
      <w:r>
        <w:instrText xml:space="preserve"> SEQ Figure \* ARABIC </w:instrText>
      </w:r>
      <w:r>
        <w:fldChar w:fldCharType="separate"/>
      </w:r>
      <w:r>
        <w:rPr>
          <w:noProof/>
        </w:rPr>
        <w:t>6</w:t>
      </w:r>
      <w:r>
        <w:fldChar w:fldCharType="end"/>
      </w:r>
      <w:r>
        <w:t xml:space="preserve"> </w:t>
      </w:r>
      <w:r w:rsidR="00D24F7C">
        <w:t>–</w:t>
      </w:r>
      <w:r>
        <w:t xml:space="preserve"> </w:t>
      </w:r>
      <w:r w:rsidR="00D24F7C">
        <w:t>CORRELATION MATRIX HEATMAP</w:t>
      </w:r>
      <w:bookmarkEnd w:id="33"/>
      <w:bookmarkEnd w:id="34"/>
    </w:p>
    <w:p w14:paraId="368D1CBD" w14:textId="49FB3443" w:rsidR="00EA2D37" w:rsidRPr="00B53BFE" w:rsidRDefault="00EA2D37" w:rsidP="00F6210F">
      <w:pPr>
        <w:spacing w:line="360" w:lineRule="auto"/>
        <w:rPr>
          <w:rFonts w:ascii="Calibri" w:hAnsi="Calibri" w:cs="Calibri"/>
        </w:rPr>
      </w:pPr>
    </w:p>
    <w:p w14:paraId="7B7E7EE5" w14:textId="360779B7" w:rsidR="00EA2D37" w:rsidRPr="00B53BFE" w:rsidRDefault="00EA2D37" w:rsidP="00F6210F">
      <w:pPr>
        <w:spacing w:line="360" w:lineRule="auto"/>
        <w:rPr>
          <w:rFonts w:ascii="Calibri" w:hAnsi="Calibri" w:cs="Calibri"/>
        </w:rPr>
      </w:pPr>
    </w:p>
    <w:p w14:paraId="5A36ABA1" w14:textId="59BCB177" w:rsidR="00EA2D37" w:rsidRDefault="00EA2D37" w:rsidP="00F6210F">
      <w:pPr>
        <w:spacing w:line="360" w:lineRule="auto"/>
        <w:rPr>
          <w:rFonts w:ascii="Calibri" w:hAnsi="Calibri" w:cs="Calibri"/>
          <w:rtl/>
        </w:rPr>
      </w:pPr>
    </w:p>
    <w:p w14:paraId="55270833" w14:textId="77777777" w:rsidR="00554FB8" w:rsidRDefault="00554FB8" w:rsidP="00F6210F">
      <w:pPr>
        <w:spacing w:line="360" w:lineRule="auto"/>
        <w:rPr>
          <w:rFonts w:ascii="Calibri" w:hAnsi="Calibri" w:cs="Calibri"/>
          <w:rtl/>
        </w:rPr>
      </w:pPr>
    </w:p>
    <w:p w14:paraId="73B3ABF4" w14:textId="77777777" w:rsidR="00554FB8" w:rsidRDefault="00554FB8" w:rsidP="00F6210F">
      <w:pPr>
        <w:spacing w:line="360" w:lineRule="auto"/>
        <w:rPr>
          <w:rFonts w:ascii="Calibri" w:hAnsi="Calibri" w:cs="Calibri"/>
          <w:rtl/>
        </w:rPr>
      </w:pPr>
    </w:p>
    <w:p w14:paraId="674C80E7" w14:textId="77777777" w:rsidR="00554FB8" w:rsidRDefault="00554FB8" w:rsidP="00F6210F">
      <w:pPr>
        <w:spacing w:line="360" w:lineRule="auto"/>
        <w:rPr>
          <w:rFonts w:ascii="Calibri" w:hAnsi="Calibri" w:cs="Calibri"/>
          <w:rtl/>
        </w:rPr>
      </w:pPr>
    </w:p>
    <w:p w14:paraId="26A9798D" w14:textId="77777777" w:rsidR="00B53BFE" w:rsidRDefault="00B53BFE" w:rsidP="00F6210F">
      <w:pPr>
        <w:spacing w:line="360" w:lineRule="auto"/>
        <w:rPr>
          <w:rFonts w:ascii="Calibri" w:hAnsi="Calibri" w:cs="Calibri"/>
        </w:rPr>
      </w:pPr>
    </w:p>
    <w:p w14:paraId="30BB71C4" w14:textId="77777777" w:rsidR="00A34468" w:rsidRPr="00B53BFE" w:rsidRDefault="00A34468" w:rsidP="00F6210F">
      <w:pPr>
        <w:spacing w:line="360" w:lineRule="auto"/>
        <w:rPr>
          <w:rFonts w:ascii="Calibri" w:hAnsi="Calibri" w:cs="Calibri"/>
          <w:u w:val="single"/>
        </w:rPr>
      </w:pPr>
    </w:p>
    <w:p w14:paraId="1EF9A3A6" w14:textId="77777777" w:rsidR="001B6120" w:rsidRPr="001A1442" w:rsidRDefault="004A3F69" w:rsidP="001B6120">
      <w:pPr>
        <w:pStyle w:val="ListParagraph"/>
        <w:numPr>
          <w:ilvl w:val="1"/>
          <w:numId w:val="87"/>
        </w:numPr>
        <w:spacing w:line="360" w:lineRule="auto"/>
        <w:rPr>
          <w:rFonts w:ascii="Calibri" w:hAnsi="Calibri" w:cs="Calibri"/>
        </w:rPr>
      </w:pPr>
      <w:r w:rsidRPr="001A1442">
        <w:rPr>
          <w:rFonts w:ascii="Calibri" w:hAnsi="Calibri" w:cs="Calibri"/>
        </w:rPr>
        <w:lastRenderedPageBreak/>
        <w:t>Tokenization</w:t>
      </w:r>
      <w:r w:rsidR="008263F3" w:rsidRPr="001A1442">
        <w:rPr>
          <w:rFonts w:ascii="Calibri" w:hAnsi="Calibri" w:cs="Calibri"/>
        </w:rPr>
        <w:t>:</w:t>
      </w:r>
    </w:p>
    <w:p w14:paraId="39FEDDBC" w14:textId="03278A84" w:rsidR="00EA2D37" w:rsidRPr="001B6120" w:rsidRDefault="004A3F69" w:rsidP="001B6120">
      <w:pPr>
        <w:spacing w:line="360" w:lineRule="auto"/>
        <w:ind w:left="360"/>
        <w:rPr>
          <w:rFonts w:ascii="Calibri" w:hAnsi="Calibri" w:cs="Calibri"/>
          <w:u w:val="single"/>
        </w:rPr>
      </w:pPr>
      <w:r w:rsidRPr="001B6120">
        <w:rPr>
          <w:rFonts w:ascii="Calibri" w:hAnsi="Calibri" w:cs="Calibri"/>
        </w:rPr>
        <w:t>Tokenization is the process of breaking down a stream of text into words, phrases, symbols, or any other meaningful element. The main purpose of this step is to extract individual words in the sentence</w:t>
      </w:r>
      <w:r w:rsidR="006E16A5" w:rsidRPr="001B6120">
        <w:rPr>
          <w:rFonts w:ascii="Calibri" w:hAnsi="Calibri" w:cs="Calibri"/>
        </w:rPr>
        <w:t xml:space="preserve"> </w:t>
      </w:r>
      <w:r w:rsidR="006E16A5" w:rsidRPr="001B6120">
        <w:rPr>
          <w:rFonts w:ascii="Calibri" w:hAnsi="Calibri" w:cs="Calibri"/>
        </w:rPr>
        <w:t>and convert them to a variable of type doc</w:t>
      </w:r>
      <w:r w:rsidR="006E16A5" w:rsidRPr="001B6120">
        <w:rPr>
          <w:rFonts w:ascii="Calibri" w:hAnsi="Calibri" w:cs="Calibri"/>
        </w:rPr>
        <w:t>.</w:t>
      </w:r>
    </w:p>
    <w:p w14:paraId="0FA5B519" w14:textId="77777777" w:rsidR="00CF1181" w:rsidRDefault="009B657E" w:rsidP="00CF1181">
      <w:pPr>
        <w:keepNext/>
        <w:spacing w:line="360" w:lineRule="auto"/>
      </w:pPr>
      <w:r w:rsidRPr="00B53BFE">
        <w:rPr>
          <w:rFonts w:ascii="Calibri" w:hAnsi="Calibri" w:cs="Calibri"/>
          <w:noProof/>
        </w:rPr>
        <w:drawing>
          <wp:inline distT="0" distB="0" distL="0" distR="0" wp14:anchorId="4C69E6FB" wp14:editId="0D529690">
            <wp:extent cx="5727700" cy="1163955"/>
            <wp:effectExtent l="0" t="0" r="0" b="4445"/>
            <wp:docPr id="1363709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09699" name="Picture 1363709699"/>
                    <pic:cNvPicPr/>
                  </pic:nvPicPr>
                  <pic:blipFill>
                    <a:blip r:embed="rId25">
                      <a:extLst>
                        <a:ext uri="{28A0092B-C50C-407E-A947-70E740481C1C}">
                          <a14:useLocalDpi xmlns:a14="http://schemas.microsoft.com/office/drawing/2010/main" val="0"/>
                        </a:ext>
                      </a:extLst>
                    </a:blip>
                    <a:stretch>
                      <a:fillRect/>
                    </a:stretch>
                  </pic:blipFill>
                  <pic:spPr>
                    <a:xfrm>
                      <a:off x="0" y="0"/>
                      <a:ext cx="5727700" cy="1163955"/>
                    </a:xfrm>
                    <a:prstGeom prst="rect">
                      <a:avLst/>
                    </a:prstGeom>
                  </pic:spPr>
                </pic:pic>
              </a:graphicData>
            </a:graphic>
          </wp:inline>
        </w:drawing>
      </w:r>
    </w:p>
    <w:p w14:paraId="0E701836" w14:textId="0635BE2C" w:rsidR="009B657E" w:rsidRPr="00B53BFE" w:rsidRDefault="00CF1181" w:rsidP="00CF1181">
      <w:pPr>
        <w:pStyle w:val="Caption"/>
        <w:jc w:val="center"/>
        <w:rPr>
          <w:rFonts w:ascii="Calibri" w:hAnsi="Calibri" w:cs="Calibri"/>
        </w:rPr>
      </w:pPr>
      <w:bookmarkStart w:id="35" w:name="_Toc138501257"/>
      <w:bookmarkStart w:id="36" w:name="_Toc138501611"/>
      <w:r>
        <w:t xml:space="preserve">Figure </w:t>
      </w:r>
      <w:r>
        <w:fldChar w:fldCharType="begin"/>
      </w:r>
      <w:r>
        <w:instrText xml:space="preserve"> SEQ Figure \* ARABIC </w:instrText>
      </w:r>
      <w:r>
        <w:fldChar w:fldCharType="separate"/>
      </w:r>
      <w:r>
        <w:rPr>
          <w:noProof/>
        </w:rPr>
        <w:t>7</w:t>
      </w:r>
      <w:r>
        <w:fldChar w:fldCharType="end"/>
      </w:r>
      <w:r>
        <w:t xml:space="preserve"> </w:t>
      </w:r>
      <w:r w:rsidR="00D24F7C">
        <w:t>–</w:t>
      </w:r>
      <w:r>
        <w:t xml:space="preserve"> </w:t>
      </w:r>
      <w:r w:rsidR="00D24F7C">
        <w:t>TEXT TO DOC</w:t>
      </w:r>
      <w:bookmarkEnd w:id="35"/>
      <w:bookmarkEnd w:id="36"/>
    </w:p>
    <w:p w14:paraId="230DFB50" w14:textId="6212C763" w:rsidR="00EA2D37" w:rsidRPr="00B53BFE" w:rsidRDefault="00EA2D37" w:rsidP="00F6210F">
      <w:pPr>
        <w:pStyle w:val="ListParagraph"/>
        <w:numPr>
          <w:ilvl w:val="0"/>
          <w:numId w:val="81"/>
        </w:numPr>
        <w:spacing w:line="360" w:lineRule="auto"/>
        <w:rPr>
          <w:rFonts w:ascii="Calibri" w:hAnsi="Calibri" w:cs="Calibri"/>
        </w:rPr>
      </w:pPr>
      <w:r w:rsidRPr="00B53BFE">
        <w:rPr>
          <w:rFonts w:ascii="Calibri" w:hAnsi="Calibri" w:cs="Calibri"/>
        </w:rPr>
        <w:t>INTJ – A Word or phrase used to express strong emotion or surprise.</w:t>
      </w:r>
    </w:p>
    <w:p w14:paraId="7F2C1EE3" w14:textId="5F35D733" w:rsidR="00EA2D37" w:rsidRPr="00B53BFE" w:rsidRDefault="00EA2D37" w:rsidP="00F6210F">
      <w:pPr>
        <w:pStyle w:val="ListParagraph"/>
        <w:numPr>
          <w:ilvl w:val="0"/>
          <w:numId w:val="81"/>
        </w:numPr>
        <w:spacing w:line="360" w:lineRule="auto"/>
        <w:rPr>
          <w:rFonts w:ascii="Calibri" w:hAnsi="Calibri" w:cs="Calibri"/>
        </w:rPr>
      </w:pPr>
      <w:r w:rsidRPr="00B53BFE">
        <w:rPr>
          <w:rFonts w:ascii="Calibri" w:hAnsi="Calibri" w:cs="Calibri"/>
        </w:rPr>
        <w:t>Noun: A word that represents a person, place, thing, or idea.</w:t>
      </w:r>
    </w:p>
    <w:p w14:paraId="2E0B3899" w14:textId="74AEEE5D" w:rsidR="00EA2D37" w:rsidRPr="00B53BFE" w:rsidRDefault="00EA2D37" w:rsidP="00F6210F">
      <w:pPr>
        <w:pStyle w:val="ListParagraph"/>
        <w:numPr>
          <w:ilvl w:val="0"/>
          <w:numId w:val="81"/>
        </w:numPr>
        <w:spacing w:line="360" w:lineRule="auto"/>
        <w:rPr>
          <w:rFonts w:ascii="Calibri" w:hAnsi="Calibri" w:cs="Calibri"/>
        </w:rPr>
      </w:pPr>
      <w:r w:rsidRPr="00B53BFE">
        <w:rPr>
          <w:rFonts w:ascii="Calibri" w:hAnsi="Calibri" w:cs="Calibri"/>
        </w:rPr>
        <w:t>Pronoun (PRON): A word used in place of a noun to refer to a person or thing.</w:t>
      </w:r>
    </w:p>
    <w:p w14:paraId="3DC03075" w14:textId="428AE824" w:rsidR="00EA2D37" w:rsidRPr="00B53BFE" w:rsidRDefault="00EA2D37" w:rsidP="00F6210F">
      <w:pPr>
        <w:pStyle w:val="ListParagraph"/>
        <w:numPr>
          <w:ilvl w:val="0"/>
          <w:numId w:val="81"/>
        </w:numPr>
        <w:spacing w:line="360" w:lineRule="auto"/>
        <w:rPr>
          <w:rFonts w:ascii="Calibri" w:hAnsi="Calibri" w:cs="Calibri"/>
        </w:rPr>
      </w:pPr>
      <w:r w:rsidRPr="00B53BFE">
        <w:rPr>
          <w:rFonts w:ascii="Calibri" w:hAnsi="Calibri" w:cs="Calibri"/>
        </w:rPr>
        <w:t>Adverb (ADV): A word that modifies a verb, adjective, or other adverb.</w:t>
      </w:r>
    </w:p>
    <w:p w14:paraId="1EF8584F" w14:textId="0F55004D" w:rsidR="00EA2D37" w:rsidRPr="00B53BFE" w:rsidRDefault="00EA2D37" w:rsidP="00F6210F">
      <w:pPr>
        <w:pStyle w:val="ListParagraph"/>
        <w:numPr>
          <w:ilvl w:val="0"/>
          <w:numId w:val="81"/>
        </w:numPr>
        <w:spacing w:line="360" w:lineRule="auto"/>
        <w:rPr>
          <w:rFonts w:ascii="Calibri" w:hAnsi="Calibri" w:cs="Calibri"/>
        </w:rPr>
      </w:pPr>
      <w:r w:rsidRPr="00B53BFE">
        <w:rPr>
          <w:rFonts w:ascii="Calibri" w:hAnsi="Calibri" w:cs="Calibri"/>
        </w:rPr>
        <w:t>Verb: A word that expresses an action, occurrence, or state of being.</w:t>
      </w:r>
    </w:p>
    <w:p w14:paraId="1E4F8FBE" w14:textId="35F699A4" w:rsidR="00EA2D37" w:rsidRPr="00B53BFE" w:rsidRDefault="00EA2D37" w:rsidP="00F6210F">
      <w:pPr>
        <w:pStyle w:val="ListParagraph"/>
        <w:numPr>
          <w:ilvl w:val="0"/>
          <w:numId w:val="81"/>
        </w:numPr>
        <w:spacing w:line="360" w:lineRule="auto"/>
        <w:rPr>
          <w:rFonts w:ascii="Calibri" w:hAnsi="Calibri" w:cs="Calibri"/>
        </w:rPr>
      </w:pPr>
      <w:r w:rsidRPr="00B53BFE">
        <w:rPr>
          <w:rFonts w:ascii="Calibri" w:hAnsi="Calibri" w:cs="Calibri"/>
        </w:rPr>
        <w:t>Punctuation (PUNCT): Is used to identify punctuation marks in a sentence.</w:t>
      </w:r>
    </w:p>
    <w:p w14:paraId="2381A229" w14:textId="72F7502B" w:rsidR="00EA2D37" w:rsidRPr="00B53BFE" w:rsidRDefault="00EA2D37" w:rsidP="00F6210F">
      <w:pPr>
        <w:pStyle w:val="ListParagraph"/>
        <w:numPr>
          <w:ilvl w:val="0"/>
          <w:numId w:val="81"/>
        </w:numPr>
        <w:spacing w:line="360" w:lineRule="auto"/>
        <w:rPr>
          <w:rFonts w:ascii="Calibri" w:hAnsi="Calibri" w:cs="Calibri"/>
        </w:rPr>
      </w:pPr>
      <w:r w:rsidRPr="00B53BFE">
        <w:rPr>
          <w:rFonts w:ascii="Calibri" w:hAnsi="Calibri" w:cs="Calibri"/>
        </w:rPr>
        <w:t>Auxiliary Verb (AUX): The "AUX" tag is used to represent auxiliary verbs. Auxiliary verbs are verbs that accompany the main verb in a sentence and help to express grammatical aspects such as tense, mood, voice, or aspect. Examples of auxiliary verbs include "be," "have," "do," "will," "can," etc.</w:t>
      </w:r>
    </w:p>
    <w:p w14:paraId="4F21BB3C" w14:textId="720D4ABC" w:rsidR="00BB2E2D" w:rsidRPr="00B53BFE" w:rsidRDefault="004A3F69" w:rsidP="001B6120">
      <w:pPr>
        <w:spacing w:line="360" w:lineRule="auto"/>
        <w:ind w:firstLine="360"/>
        <w:rPr>
          <w:rFonts w:ascii="Calibri" w:hAnsi="Calibri" w:cs="Calibri"/>
        </w:rPr>
      </w:pPr>
      <w:r w:rsidRPr="00B53BFE">
        <w:rPr>
          <w:rFonts w:ascii="Calibri" w:hAnsi="Calibri" w:cs="Calibri"/>
        </w:rPr>
        <w:t xml:space="preserve">For </w:t>
      </w:r>
      <w:r w:rsidR="00EA2D37" w:rsidRPr="00B53BFE">
        <w:rPr>
          <w:rFonts w:ascii="Calibri" w:hAnsi="Calibri" w:cs="Calibri"/>
        </w:rPr>
        <w:t>example,</w:t>
      </w:r>
      <w:r w:rsidRPr="00B53BFE">
        <w:rPr>
          <w:rFonts w:ascii="Calibri" w:hAnsi="Calibri" w:cs="Calibri"/>
        </w:rPr>
        <w:t xml:space="preserve"> in our project:</w:t>
      </w:r>
    </w:p>
    <w:p w14:paraId="77A11EB4" w14:textId="77777777" w:rsidR="00EA2D37" w:rsidRPr="00B53BFE" w:rsidRDefault="00EA2D37" w:rsidP="00F6210F">
      <w:pPr>
        <w:spacing w:line="360" w:lineRule="auto"/>
        <w:rPr>
          <w:rFonts w:ascii="Calibri" w:hAnsi="Calibri" w:cs="Calibri"/>
        </w:rPr>
      </w:pPr>
    </w:p>
    <w:p w14:paraId="0F9B1CA8" w14:textId="77777777" w:rsidR="00CF1181" w:rsidRDefault="00B53BFE" w:rsidP="00CF1181">
      <w:pPr>
        <w:keepNext/>
        <w:spacing w:line="360" w:lineRule="auto"/>
        <w:jc w:val="center"/>
      </w:pPr>
      <w:r w:rsidRPr="00B53BFE">
        <w:rPr>
          <w:rFonts w:ascii="Calibri" w:hAnsi="Calibri" w:cs="Calibri"/>
          <w:noProof/>
        </w:rPr>
        <w:drawing>
          <wp:inline distT="0" distB="0" distL="0" distR="0" wp14:anchorId="7925C915" wp14:editId="1CBB2E83">
            <wp:extent cx="4316430" cy="2556427"/>
            <wp:effectExtent l="0" t="0" r="1905" b="0"/>
            <wp:docPr id="10037429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42904" name="Picture 1003742904"/>
                    <pic:cNvPicPr/>
                  </pic:nvPicPr>
                  <pic:blipFill>
                    <a:blip r:embed="rId26">
                      <a:extLst>
                        <a:ext uri="{28A0092B-C50C-407E-A947-70E740481C1C}">
                          <a14:useLocalDpi xmlns:a14="http://schemas.microsoft.com/office/drawing/2010/main" val="0"/>
                        </a:ext>
                      </a:extLst>
                    </a:blip>
                    <a:stretch>
                      <a:fillRect/>
                    </a:stretch>
                  </pic:blipFill>
                  <pic:spPr>
                    <a:xfrm>
                      <a:off x="0" y="0"/>
                      <a:ext cx="4361633" cy="2583199"/>
                    </a:xfrm>
                    <a:prstGeom prst="rect">
                      <a:avLst/>
                    </a:prstGeom>
                  </pic:spPr>
                </pic:pic>
              </a:graphicData>
            </a:graphic>
          </wp:inline>
        </w:drawing>
      </w:r>
    </w:p>
    <w:p w14:paraId="6C7360DC" w14:textId="3F470722" w:rsidR="00EA2D37" w:rsidRPr="00B53BFE" w:rsidRDefault="00CF1181" w:rsidP="00CF1181">
      <w:pPr>
        <w:pStyle w:val="Caption"/>
        <w:jc w:val="center"/>
        <w:rPr>
          <w:rFonts w:ascii="Calibri" w:hAnsi="Calibri" w:cs="Calibri"/>
        </w:rPr>
      </w:pPr>
      <w:bookmarkStart w:id="37" w:name="_Toc138501258"/>
      <w:bookmarkStart w:id="38" w:name="_Toc138501612"/>
      <w:r>
        <w:t xml:space="preserve">Figure </w:t>
      </w:r>
      <w:r>
        <w:fldChar w:fldCharType="begin"/>
      </w:r>
      <w:r>
        <w:instrText xml:space="preserve"> SEQ Figure \* ARABIC </w:instrText>
      </w:r>
      <w:r>
        <w:fldChar w:fldCharType="separate"/>
      </w:r>
      <w:r>
        <w:rPr>
          <w:noProof/>
        </w:rPr>
        <w:t>8</w:t>
      </w:r>
      <w:r>
        <w:fldChar w:fldCharType="end"/>
      </w:r>
      <w:r>
        <w:t xml:space="preserve"> - </w:t>
      </w:r>
      <w:r w:rsidR="00D24F7C">
        <w:t>TOKENIZATION</w:t>
      </w:r>
      <w:r>
        <w:t xml:space="preserve"> </w:t>
      </w:r>
      <w:r w:rsidR="00D24F7C">
        <w:t>EXAMPLE</w:t>
      </w:r>
      <w:bookmarkEnd w:id="37"/>
      <w:bookmarkEnd w:id="38"/>
    </w:p>
    <w:p w14:paraId="30140A19" w14:textId="77777777" w:rsidR="001B6120" w:rsidRPr="001A1442" w:rsidRDefault="002736BE" w:rsidP="001B6120">
      <w:pPr>
        <w:pStyle w:val="ListParagraph"/>
        <w:numPr>
          <w:ilvl w:val="1"/>
          <w:numId w:val="87"/>
        </w:numPr>
        <w:spacing w:line="360" w:lineRule="auto"/>
        <w:rPr>
          <w:rFonts w:ascii="Calibri" w:hAnsi="Calibri" w:cs="Calibri"/>
        </w:rPr>
      </w:pPr>
      <w:r w:rsidRPr="001A1442">
        <w:rPr>
          <w:rFonts w:ascii="Calibri" w:hAnsi="Calibri" w:cs="Calibri"/>
        </w:rPr>
        <w:lastRenderedPageBreak/>
        <w:t>Lemmatization</w:t>
      </w:r>
      <w:r w:rsidR="008263F3" w:rsidRPr="001A1442">
        <w:rPr>
          <w:rFonts w:ascii="Calibri" w:hAnsi="Calibri" w:cs="Calibri"/>
        </w:rPr>
        <w:t>:</w:t>
      </w:r>
    </w:p>
    <w:p w14:paraId="049777CE" w14:textId="77777777" w:rsidR="001B6120" w:rsidRDefault="00856BC1" w:rsidP="001B6120">
      <w:pPr>
        <w:spacing w:line="360" w:lineRule="auto"/>
        <w:ind w:left="360"/>
        <w:rPr>
          <w:rFonts w:ascii="Calibri" w:hAnsi="Calibri" w:cs="Calibri"/>
          <w:u w:val="single"/>
        </w:rPr>
      </w:pPr>
      <w:r w:rsidRPr="001B6120">
        <w:rPr>
          <w:rFonts w:ascii="Calibri" w:hAnsi="Calibri" w:cs="Calibri"/>
        </w:rPr>
        <w:t>Text lemmatization is the process of eliminating redundant prefixes or suffixes of a word and extracting the base word (lemma).</w:t>
      </w:r>
    </w:p>
    <w:p w14:paraId="221B8A62" w14:textId="1A492EDC" w:rsidR="00856BC1" w:rsidRPr="001B6120" w:rsidRDefault="00856BC1" w:rsidP="001B6120">
      <w:pPr>
        <w:spacing w:line="360" w:lineRule="auto"/>
        <w:ind w:left="360"/>
        <w:rPr>
          <w:rFonts w:ascii="Calibri" w:hAnsi="Calibri" w:cs="Calibri"/>
          <w:u w:val="single"/>
        </w:rPr>
      </w:pPr>
      <w:r w:rsidRPr="00856BC1">
        <w:rPr>
          <w:rFonts w:ascii="Calibri" w:hAnsi="Calibri" w:cs="Calibri"/>
        </w:rPr>
        <w:t>These attributes and methods are used in the clean function to filter out certain types of tokens from the data.</w:t>
      </w:r>
    </w:p>
    <w:p w14:paraId="5B01FC2F" w14:textId="77777777" w:rsidR="00562DC4" w:rsidRPr="001A1442" w:rsidRDefault="00856BC1" w:rsidP="00562DC4">
      <w:pPr>
        <w:pStyle w:val="ListParagraph"/>
        <w:numPr>
          <w:ilvl w:val="1"/>
          <w:numId w:val="87"/>
        </w:numPr>
        <w:spacing w:line="360" w:lineRule="auto"/>
        <w:rPr>
          <w:rFonts w:ascii="Calibri" w:hAnsi="Calibri" w:cs="Calibri"/>
        </w:rPr>
      </w:pPr>
      <w:r w:rsidRPr="001A1442">
        <w:rPr>
          <w:rFonts w:ascii="Calibri" w:hAnsi="Calibri" w:cs="Calibri"/>
        </w:rPr>
        <w:t>Stop words:</w:t>
      </w:r>
    </w:p>
    <w:p w14:paraId="00C446A6" w14:textId="5E1EB491" w:rsidR="002736BE" w:rsidRPr="00562DC4" w:rsidRDefault="00856BC1" w:rsidP="00562DC4">
      <w:pPr>
        <w:spacing w:line="360" w:lineRule="auto"/>
        <w:ind w:left="360"/>
        <w:rPr>
          <w:rFonts w:ascii="Calibri" w:hAnsi="Calibri" w:cs="Calibri"/>
          <w:u w:val="single"/>
          <w:rtl/>
        </w:rPr>
      </w:pPr>
      <w:r w:rsidRPr="00562DC4">
        <w:rPr>
          <w:rFonts w:ascii="Calibri" w:hAnsi="Calibri" w:cs="Calibri"/>
        </w:rPr>
        <w:t>Stop words are typically removed from text data during preprocessing to improve computational efficiency and focus on more meaningful words stop words refer to commonly used words that are considered insignificant or do not carry significant meaning or context.</w:t>
      </w:r>
      <w:r w:rsidRPr="00562DC4">
        <w:rPr>
          <w:rFonts w:ascii="Calibri" w:hAnsi="Calibri" w:cs="Calibri"/>
        </w:rPr>
        <w:t xml:space="preserve"> </w:t>
      </w:r>
      <w:r w:rsidR="002736BE" w:rsidRPr="00562DC4">
        <w:rPr>
          <w:rFonts w:ascii="Calibri" w:hAnsi="Calibri" w:cs="Calibri"/>
        </w:rPr>
        <w:t>Examples of stop words in English include "the", "is", "in", "and", "at", "it", and "on".</w:t>
      </w:r>
    </w:p>
    <w:p w14:paraId="6BD76FE0" w14:textId="77777777" w:rsidR="00562DC4" w:rsidRPr="001A1442" w:rsidRDefault="002736BE" w:rsidP="00562DC4">
      <w:pPr>
        <w:pStyle w:val="ListParagraph"/>
        <w:numPr>
          <w:ilvl w:val="1"/>
          <w:numId w:val="87"/>
        </w:numPr>
        <w:spacing w:line="360" w:lineRule="auto"/>
        <w:rPr>
          <w:rFonts w:ascii="Calibri" w:hAnsi="Calibri" w:cs="Calibri"/>
        </w:rPr>
      </w:pPr>
      <w:r w:rsidRPr="001A1442">
        <w:rPr>
          <w:rFonts w:ascii="Calibri" w:hAnsi="Calibri" w:cs="Calibri"/>
        </w:rPr>
        <w:t>Token like URL</w:t>
      </w:r>
      <w:r w:rsidR="008263F3" w:rsidRPr="001A1442">
        <w:rPr>
          <w:rFonts w:ascii="Calibri" w:hAnsi="Calibri" w:cs="Calibri"/>
        </w:rPr>
        <w:t>:</w:t>
      </w:r>
    </w:p>
    <w:p w14:paraId="77119FC4" w14:textId="45731AC9" w:rsidR="002736BE" w:rsidRPr="00562DC4" w:rsidRDefault="002736BE" w:rsidP="00562DC4">
      <w:pPr>
        <w:spacing w:line="360" w:lineRule="auto"/>
        <w:ind w:left="360"/>
        <w:rPr>
          <w:rFonts w:ascii="Calibri" w:hAnsi="Calibri" w:cs="Calibri"/>
          <w:u w:val="single"/>
        </w:rPr>
      </w:pPr>
      <w:r w:rsidRPr="00562DC4">
        <w:rPr>
          <w:rFonts w:ascii="Calibri" w:hAnsi="Calibri" w:cs="Calibri"/>
        </w:rPr>
        <w:t>This attribute checks if the token resembles a URL or web address.</w:t>
      </w:r>
    </w:p>
    <w:p w14:paraId="253CED1B" w14:textId="77777777" w:rsidR="00562DC4" w:rsidRPr="001A1442" w:rsidRDefault="002736BE" w:rsidP="00562DC4">
      <w:pPr>
        <w:pStyle w:val="ListParagraph"/>
        <w:numPr>
          <w:ilvl w:val="1"/>
          <w:numId w:val="87"/>
        </w:numPr>
        <w:spacing w:line="360" w:lineRule="auto"/>
        <w:rPr>
          <w:rFonts w:ascii="Calibri" w:hAnsi="Calibri" w:cs="Calibri"/>
        </w:rPr>
      </w:pPr>
      <w:r w:rsidRPr="001A1442">
        <w:rPr>
          <w:rFonts w:ascii="Calibri" w:hAnsi="Calibri" w:cs="Calibri"/>
        </w:rPr>
        <w:t>Token is digit</w:t>
      </w:r>
      <w:r w:rsidR="008263F3" w:rsidRPr="001A1442">
        <w:rPr>
          <w:rFonts w:ascii="Calibri" w:hAnsi="Calibri" w:cs="Calibri"/>
        </w:rPr>
        <w:t>:</w:t>
      </w:r>
    </w:p>
    <w:p w14:paraId="43799B68" w14:textId="38E0DAF6" w:rsidR="002736BE" w:rsidRPr="00562DC4" w:rsidRDefault="002736BE" w:rsidP="00562DC4">
      <w:pPr>
        <w:spacing w:line="360" w:lineRule="auto"/>
        <w:ind w:left="360"/>
        <w:rPr>
          <w:rFonts w:ascii="Calibri" w:hAnsi="Calibri" w:cs="Calibri"/>
          <w:u w:val="single"/>
        </w:rPr>
      </w:pPr>
      <w:r w:rsidRPr="00562DC4">
        <w:rPr>
          <w:rFonts w:ascii="Calibri" w:hAnsi="Calibri" w:cs="Calibri"/>
        </w:rPr>
        <w:t>This attribute checks if the token consists of only digits</w:t>
      </w:r>
      <w:r w:rsidR="008263F3" w:rsidRPr="00562DC4">
        <w:rPr>
          <w:rFonts w:ascii="Calibri" w:hAnsi="Calibri" w:cs="Calibri"/>
        </w:rPr>
        <w:t>.</w:t>
      </w:r>
    </w:p>
    <w:p w14:paraId="743DAA80" w14:textId="77777777" w:rsidR="00562DC4" w:rsidRPr="001A1442" w:rsidRDefault="002736BE" w:rsidP="00562DC4">
      <w:pPr>
        <w:pStyle w:val="ListParagraph"/>
        <w:numPr>
          <w:ilvl w:val="1"/>
          <w:numId w:val="87"/>
        </w:numPr>
        <w:spacing w:line="360" w:lineRule="auto"/>
        <w:rPr>
          <w:rFonts w:ascii="Calibri" w:hAnsi="Calibri" w:cs="Calibri"/>
        </w:rPr>
      </w:pPr>
      <w:r w:rsidRPr="001A1442">
        <w:rPr>
          <w:rFonts w:ascii="Calibri" w:hAnsi="Calibri" w:cs="Calibri"/>
        </w:rPr>
        <w:t>Token is currency</w:t>
      </w:r>
      <w:r w:rsidR="008263F3" w:rsidRPr="001A1442">
        <w:rPr>
          <w:rFonts w:ascii="Calibri" w:hAnsi="Calibri" w:cs="Calibri"/>
        </w:rPr>
        <w:t>:</w:t>
      </w:r>
    </w:p>
    <w:p w14:paraId="2C268E9E" w14:textId="101AEE89" w:rsidR="002736BE" w:rsidRPr="00562DC4" w:rsidRDefault="002736BE" w:rsidP="00562DC4">
      <w:pPr>
        <w:spacing w:line="360" w:lineRule="auto"/>
        <w:ind w:left="360"/>
        <w:rPr>
          <w:rFonts w:ascii="Calibri" w:hAnsi="Calibri" w:cs="Calibri"/>
          <w:u w:val="single"/>
        </w:rPr>
      </w:pPr>
      <w:r w:rsidRPr="00562DC4">
        <w:rPr>
          <w:rFonts w:ascii="Calibri" w:hAnsi="Calibri" w:cs="Calibri"/>
        </w:rPr>
        <w:t>This attribute checks if the token represents a currency symbol or a currency-related word.</w:t>
      </w:r>
    </w:p>
    <w:p w14:paraId="050452E5" w14:textId="27707640" w:rsidR="00BE6A08" w:rsidRPr="001A1442" w:rsidRDefault="00CF1181" w:rsidP="00F6210F">
      <w:pPr>
        <w:spacing w:line="360" w:lineRule="auto"/>
        <w:rPr>
          <w:rFonts w:ascii="Calibri" w:hAnsi="Calibri" w:cs="Calibri"/>
        </w:rPr>
      </w:pPr>
      <w:r>
        <w:rPr>
          <w:noProof/>
        </w:rPr>
        <mc:AlternateContent>
          <mc:Choice Requires="wps">
            <w:drawing>
              <wp:anchor distT="0" distB="0" distL="114300" distR="114300" simplePos="0" relativeHeight="251693056" behindDoc="0" locked="0" layoutInCell="1" allowOverlap="1" wp14:anchorId="110E614F" wp14:editId="71917CB0">
                <wp:simplePos x="0" y="0"/>
                <wp:positionH relativeFrom="column">
                  <wp:posOffset>-533400</wp:posOffset>
                </wp:positionH>
                <wp:positionV relativeFrom="paragraph">
                  <wp:posOffset>2270760</wp:posOffset>
                </wp:positionV>
                <wp:extent cx="6866890" cy="635"/>
                <wp:effectExtent l="0" t="0" r="3810" b="0"/>
                <wp:wrapSquare wrapText="bothSides"/>
                <wp:docPr id="1649530869" name="Text Box 1"/>
                <wp:cNvGraphicFramePr/>
                <a:graphic xmlns:a="http://schemas.openxmlformats.org/drawingml/2006/main">
                  <a:graphicData uri="http://schemas.microsoft.com/office/word/2010/wordprocessingShape">
                    <wps:wsp>
                      <wps:cNvSpPr txBox="1"/>
                      <wps:spPr>
                        <a:xfrm>
                          <a:off x="0" y="0"/>
                          <a:ext cx="6866890" cy="635"/>
                        </a:xfrm>
                        <a:prstGeom prst="rect">
                          <a:avLst/>
                        </a:prstGeom>
                        <a:solidFill>
                          <a:prstClr val="white"/>
                        </a:solidFill>
                        <a:ln>
                          <a:noFill/>
                        </a:ln>
                      </wps:spPr>
                      <wps:txbx>
                        <w:txbxContent>
                          <w:p w14:paraId="39868F14" w14:textId="0255A84E" w:rsidR="00CF1181" w:rsidRPr="00DB1A4A" w:rsidRDefault="00CF1181" w:rsidP="00CF1181">
                            <w:pPr>
                              <w:pStyle w:val="Caption"/>
                              <w:jc w:val="center"/>
                              <w:rPr>
                                <w:rFonts w:ascii="Calibri" w:hAnsi="Calibri" w:cs="Calibri"/>
                                <w:noProof/>
                              </w:rPr>
                            </w:pPr>
                            <w:bookmarkStart w:id="39" w:name="_Toc138501259"/>
                            <w:bookmarkStart w:id="40" w:name="_Toc138501613"/>
                            <w:r>
                              <w:t xml:space="preserve">Figure </w:t>
                            </w:r>
                            <w:r>
                              <w:fldChar w:fldCharType="begin"/>
                            </w:r>
                            <w:r>
                              <w:instrText xml:space="preserve"> SEQ Figure \* ARABIC </w:instrText>
                            </w:r>
                            <w:r>
                              <w:fldChar w:fldCharType="separate"/>
                            </w:r>
                            <w:r>
                              <w:rPr>
                                <w:noProof/>
                              </w:rPr>
                              <w:t>9</w:t>
                            </w:r>
                            <w:r>
                              <w:fldChar w:fldCharType="end"/>
                            </w:r>
                            <w:r>
                              <w:t xml:space="preserve"> </w:t>
                            </w:r>
                            <w:r w:rsidR="00D24F7C">
                              <w:t>–</w:t>
                            </w:r>
                            <w:r>
                              <w:t xml:space="preserve"> </w:t>
                            </w:r>
                            <w:r w:rsidR="00D24F7C">
                              <w:t>DATA COMPARATION PLOT (PRE AND POST PROCESS)</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E614F" id="_x0000_s1032" type="#_x0000_t202" style="position:absolute;margin-left:-42pt;margin-top:178.8pt;width:540.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" stroked="f">
                <v:textbox style="mso-fit-shape-to-text:t" inset="0,0,0,0">
                  <w:txbxContent>
                    <w:p w14:paraId="39868F14" w14:textId="0255A84E" w:rsidR="00CF1181" w:rsidRPr="00DB1A4A" w:rsidRDefault="00CF1181" w:rsidP="00CF1181">
                      <w:pPr>
                        <w:pStyle w:val="Caption"/>
                        <w:jc w:val="center"/>
                        <w:rPr>
                          <w:rFonts w:ascii="Calibri" w:hAnsi="Calibri" w:cs="Calibri"/>
                          <w:noProof/>
                        </w:rPr>
                      </w:pPr>
                      <w:bookmarkStart w:id="41" w:name="_Toc138501259"/>
                      <w:bookmarkStart w:id="42" w:name="_Toc138501613"/>
                      <w:r>
                        <w:t xml:space="preserve">Figure </w:t>
                      </w:r>
                      <w:r>
                        <w:fldChar w:fldCharType="begin"/>
                      </w:r>
                      <w:r>
                        <w:instrText xml:space="preserve"> SEQ Figure \* ARABIC </w:instrText>
                      </w:r>
                      <w:r>
                        <w:fldChar w:fldCharType="separate"/>
                      </w:r>
                      <w:r>
                        <w:rPr>
                          <w:noProof/>
                        </w:rPr>
                        <w:t>9</w:t>
                      </w:r>
                      <w:r>
                        <w:fldChar w:fldCharType="end"/>
                      </w:r>
                      <w:r>
                        <w:t xml:space="preserve"> </w:t>
                      </w:r>
                      <w:r w:rsidR="00D24F7C">
                        <w:t>–</w:t>
                      </w:r>
                      <w:r>
                        <w:t xml:space="preserve"> </w:t>
                      </w:r>
                      <w:r w:rsidR="00D24F7C">
                        <w:t>DATA COMPARATION PLOT (PRE AND POST PROCESS)</w:t>
                      </w:r>
                      <w:bookmarkEnd w:id="41"/>
                      <w:bookmarkEnd w:id="42"/>
                    </w:p>
                  </w:txbxContent>
                </v:textbox>
                <w10:wrap type="square"/>
              </v:shape>
            </w:pict>
          </mc:Fallback>
        </mc:AlternateContent>
      </w:r>
      <w:r w:rsidR="00554FB8" w:rsidRPr="001A1442">
        <w:rPr>
          <w:rFonts w:ascii="Calibri" w:hAnsi="Calibri" w:cs="Calibri"/>
          <w:noProof/>
        </w:rPr>
        <w:drawing>
          <wp:anchor distT="0" distB="0" distL="114300" distR="114300" simplePos="0" relativeHeight="251681792" behindDoc="0" locked="0" layoutInCell="1" allowOverlap="1" wp14:anchorId="2BF6C56E" wp14:editId="437C20C6">
            <wp:simplePos x="0" y="0"/>
            <wp:positionH relativeFrom="column">
              <wp:posOffset>-533400</wp:posOffset>
            </wp:positionH>
            <wp:positionV relativeFrom="paragraph">
              <wp:posOffset>283210</wp:posOffset>
            </wp:positionV>
            <wp:extent cx="6867488" cy="1930400"/>
            <wp:effectExtent l="0" t="0" r="3810" b="0"/>
            <wp:wrapSquare wrapText="bothSides"/>
            <wp:docPr id="853520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20129" name="Picture 853520129"/>
                    <pic:cNvPicPr/>
                  </pic:nvPicPr>
                  <pic:blipFill rotWithShape="1">
                    <a:blip r:embed="rId27">
                      <a:extLst>
                        <a:ext uri="{28A0092B-C50C-407E-A947-70E740481C1C}">
                          <a14:useLocalDpi xmlns:a14="http://schemas.microsoft.com/office/drawing/2010/main" val="0"/>
                        </a:ext>
                      </a:extLst>
                    </a:blip>
                    <a:srcRect t="2669" b="2583"/>
                    <a:stretch/>
                  </pic:blipFill>
                  <pic:spPr bwMode="auto">
                    <a:xfrm>
                      <a:off x="0" y="0"/>
                      <a:ext cx="6867488" cy="193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9AE47A" w14:textId="1E07EF57" w:rsidR="00BE6A08" w:rsidRDefault="00BE6A08" w:rsidP="00F6210F">
      <w:pPr>
        <w:spacing w:line="360" w:lineRule="auto"/>
        <w:rPr>
          <w:rFonts w:ascii="Calibri" w:hAnsi="Calibri" w:cs="Calibri"/>
        </w:rPr>
      </w:pPr>
    </w:p>
    <w:p w14:paraId="765D3672" w14:textId="77777777" w:rsidR="00554FB8" w:rsidRDefault="00554FB8" w:rsidP="00F6210F">
      <w:pPr>
        <w:spacing w:line="360" w:lineRule="auto"/>
        <w:rPr>
          <w:rFonts w:ascii="Calibri" w:hAnsi="Calibri" w:cs="Calibri"/>
        </w:rPr>
      </w:pPr>
    </w:p>
    <w:p w14:paraId="06A42ADF" w14:textId="77777777" w:rsidR="00554FB8" w:rsidRDefault="00554FB8" w:rsidP="00F6210F">
      <w:pPr>
        <w:spacing w:line="360" w:lineRule="auto"/>
        <w:rPr>
          <w:rFonts w:ascii="Calibri" w:hAnsi="Calibri" w:cs="Calibri"/>
        </w:rPr>
      </w:pPr>
    </w:p>
    <w:p w14:paraId="1488DE15" w14:textId="77777777" w:rsidR="00554FB8" w:rsidRDefault="00554FB8" w:rsidP="00F6210F">
      <w:pPr>
        <w:spacing w:line="360" w:lineRule="auto"/>
        <w:rPr>
          <w:rFonts w:ascii="Calibri" w:hAnsi="Calibri" w:cs="Calibri"/>
        </w:rPr>
      </w:pPr>
    </w:p>
    <w:p w14:paraId="1A6D1D91" w14:textId="77777777" w:rsidR="00554FB8" w:rsidRDefault="00554FB8" w:rsidP="00F6210F">
      <w:pPr>
        <w:spacing w:line="360" w:lineRule="auto"/>
        <w:rPr>
          <w:rFonts w:ascii="Calibri" w:hAnsi="Calibri" w:cs="Calibri"/>
        </w:rPr>
      </w:pPr>
    </w:p>
    <w:p w14:paraId="03E665E1" w14:textId="77777777" w:rsidR="00554FB8" w:rsidRPr="00B53BFE" w:rsidRDefault="00554FB8" w:rsidP="00F6210F">
      <w:pPr>
        <w:spacing w:line="360" w:lineRule="auto"/>
        <w:rPr>
          <w:rFonts w:ascii="Calibri" w:hAnsi="Calibri" w:cs="Calibri"/>
        </w:rPr>
      </w:pPr>
    </w:p>
    <w:p w14:paraId="5DCBD32E" w14:textId="77777777" w:rsidR="00CF1181" w:rsidRDefault="00BE6A08" w:rsidP="00CF1181">
      <w:pPr>
        <w:keepNext/>
        <w:spacing w:line="360" w:lineRule="auto"/>
      </w:pPr>
      <w:r w:rsidRPr="00B53BFE">
        <w:rPr>
          <w:rFonts w:ascii="Calibri" w:hAnsi="Calibri" w:cs="Calibri"/>
          <w:noProof/>
        </w:rPr>
        <w:drawing>
          <wp:inline distT="0" distB="0" distL="0" distR="0" wp14:anchorId="4A963DF5" wp14:editId="18349F3A">
            <wp:extent cx="5725795" cy="2451735"/>
            <wp:effectExtent l="0" t="0" r="1905" b="0"/>
            <wp:docPr id="1639116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16345" name="Picture 1639116345"/>
                    <pic:cNvPicPr/>
                  </pic:nvPicPr>
                  <pic:blipFill>
                    <a:blip r:embed="rId28">
                      <a:extLst>
                        <a:ext uri="{28A0092B-C50C-407E-A947-70E740481C1C}">
                          <a14:useLocalDpi xmlns:a14="http://schemas.microsoft.com/office/drawing/2010/main" val="0"/>
                        </a:ext>
                      </a:extLst>
                    </a:blip>
                    <a:stretch>
                      <a:fillRect/>
                    </a:stretch>
                  </pic:blipFill>
                  <pic:spPr>
                    <a:xfrm>
                      <a:off x="0" y="0"/>
                      <a:ext cx="5758054" cy="2465548"/>
                    </a:xfrm>
                    <a:prstGeom prst="rect">
                      <a:avLst/>
                    </a:prstGeom>
                  </pic:spPr>
                </pic:pic>
              </a:graphicData>
            </a:graphic>
          </wp:inline>
        </w:drawing>
      </w:r>
    </w:p>
    <w:p w14:paraId="08DBBCBA" w14:textId="1157B203" w:rsidR="00BE6A08" w:rsidRPr="00B53BFE" w:rsidRDefault="00CF1181" w:rsidP="00CF1181">
      <w:pPr>
        <w:pStyle w:val="Caption"/>
        <w:jc w:val="center"/>
        <w:rPr>
          <w:rFonts w:ascii="Calibri" w:hAnsi="Calibri" w:cs="Calibri"/>
        </w:rPr>
      </w:pPr>
      <w:bookmarkStart w:id="43" w:name="_Toc138501260"/>
      <w:bookmarkStart w:id="44" w:name="_Toc138501614"/>
      <w:r>
        <w:t xml:space="preserve">Figure </w:t>
      </w:r>
      <w:r>
        <w:fldChar w:fldCharType="begin"/>
      </w:r>
      <w:r>
        <w:instrText xml:space="preserve"> SEQ Figure \* ARABIC </w:instrText>
      </w:r>
      <w:r>
        <w:fldChar w:fldCharType="separate"/>
      </w:r>
      <w:r>
        <w:rPr>
          <w:noProof/>
        </w:rPr>
        <w:t>10</w:t>
      </w:r>
      <w:r>
        <w:fldChar w:fldCharType="end"/>
      </w:r>
      <w:r>
        <w:t xml:space="preserve"> </w:t>
      </w:r>
      <w:r w:rsidR="00D24F7C">
        <w:t>–</w:t>
      </w:r>
      <w:r>
        <w:t xml:space="preserve"> </w:t>
      </w:r>
      <w:r w:rsidR="00D24F7C">
        <w:t>WORD CLOUD PLOT</w:t>
      </w:r>
      <w:bookmarkEnd w:id="43"/>
      <w:bookmarkEnd w:id="44"/>
    </w:p>
    <w:p w14:paraId="34073077" w14:textId="77777777" w:rsidR="00BE6A08" w:rsidRPr="00B53BFE" w:rsidRDefault="00BE6A08" w:rsidP="00F6210F">
      <w:pPr>
        <w:bidi/>
        <w:spacing w:line="360" w:lineRule="auto"/>
        <w:rPr>
          <w:rFonts w:ascii="Calibri" w:hAnsi="Calibri" w:cs="Calibri"/>
          <w:rtl/>
        </w:rPr>
      </w:pPr>
    </w:p>
    <w:p w14:paraId="6BA95E4A" w14:textId="77777777" w:rsidR="003270E1" w:rsidRPr="003270E1" w:rsidRDefault="003270E1" w:rsidP="00F6210F">
      <w:pPr>
        <w:spacing w:line="360" w:lineRule="auto"/>
      </w:pPr>
    </w:p>
    <w:p w14:paraId="279065D4" w14:textId="77777777" w:rsidR="00F6210F" w:rsidRDefault="00F6210F" w:rsidP="00F6210F"/>
    <w:p w14:paraId="6ADB174D" w14:textId="77777777" w:rsidR="00F6210F" w:rsidRDefault="00F6210F" w:rsidP="00F6210F"/>
    <w:p w14:paraId="665D0263" w14:textId="77777777" w:rsidR="00F6210F" w:rsidRDefault="00F6210F" w:rsidP="00F6210F"/>
    <w:p w14:paraId="4727925F" w14:textId="77777777" w:rsidR="00F6210F" w:rsidRDefault="00F6210F" w:rsidP="00F6210F"/>
    <w:p w14:paraId="7BDD30B1" w14:textId="77777777" w:rsidR="00F6210F" w:rsidRDefault="00F6210F" w:rsidP="00F6210F"/>
    <w:p w14:paraId="330789C9" w14:textId="77777777" w:rsidR="00F6210F" w:rsidRDefault="00F6210F" w:rsidP="00F6210F"/>
    <w:p w14:paraId="2F9B95C6" w14:textId="77777777" w:rsidR="00F6210F" w:rsidRDefault="00F6210F" w:rsidP="00F6210F"/>
    <w:p w14:paraId="2DF499BF" w14:textId="77777777" w:rsidR="00F6210F" w:rsidRDefault="00F6210F" w:rsidP="00F6210F"/>
    <w:p w14:paraId="6FD3331F" w14:textId="77777777" w:rsidR="00F6210F" w:rsidRDefault="00F6210F" w:rsidP="00F6210F"/>
    <w:p w14:paraId="54EFE971" w14:textId="77777777" w:rsidR="00F6210F" w:rsidRDefault="00F6210F" w:rsidP="00F6210F"/>
    <w:p w14:paraId="0A2FD1AE" w14:textId="77777777" w:rsidR="00F6210F" w:rsidRDefault="00F6210F" w:rsidP="00F6210F"/>
    <w:p w14:paraId="76CF4937" w14:textId="77777777" w:rsidR="00F6210F" w:rsidRDefault="00F6210F" w:rsidP="00F6210F"/>
    <w:p w14:paraId="62D2862A" w14:textId="77777777" w:rsidR="00F6210F" w:rsidRDefault="00F6210F" w:rsidP="00F6210F"/>
    <w:p w14:paraId="4ACFA8CF" w14:textId="77777777" w:rsidR="00F6210F" w:rsidRDefault="00F6210F" w:rsidP="00F6210F"/>
    <w:p w14:paraId="61229CB1" w14:textId="77777777" w:rsidR="00F6210F" w:rsidRDefault="00F6210F" w:rsidP="00F6210F"/>
    <w:p w14:paraId="07C19E31" w14:textId="77777777" w:rsidR="00F6210F" w:rsidRDefault="00F6210F" w:rsidP="00F6210F"/>
    <w:p w14:paraId="5525688B" w14:textId="77777777" w:rsidR="00F6210F" w:rsidRDefault="00F6210F" w:rsidP="00F6210F"/>
    <w:p w14:paraId="06873076" w14:textId="77777777" w:rsidR="00F6210F" w:rsidRDefault="00F6210F" w:rsidP="00F6210F"/>
    <w:p w14:paraId="35F6AF22" w14:textId="77777777" w:rsidR="00F6210F" w:rsidRDefault="00F6210F" w:rsidP="00F6210F"/>
    <w:p w14:paraId="28C3A1D9" w14:textId="77777777" w:rsidR="00F6210F" w:rsidRDefault="00F6210F" w:rsidP="00F6210F"/>
    <w:p w14:paraId="3FF04200" w14:textId="77777777" w:rsidR="00F6210F" w:rsidRDefault="00F6210F" w:rsidP="00F6210F"/>
    <w:p w14:paraId="28A83993" w14:textId="77777777" w:rsidR="00F6210F" w:rsidRDefault="00F6210F" w:rsidP="00F6210F"/>
    <w:p w14:paraId="4546C8C1" w14:textId="77777777" w:rsidR="00F6210F" w:rsidRDefault="00F6210F" w:rsidP="00F6210F"/>
    <w:p w14:paraId="08E2D1D2" w14:textId="77777777" w:rsidR="00F6210F" w:rsidRDefault="00F6210F" w:rsidP="00F6210F"/>
    <w:p w14:paraId="64237E15" w14:textId="77777777" w:rsidR="00F6210F" w:rsidRDefault="00F6210F" w:rsidP="00F6210F"/>
    <w:p w14:paraId="292781A4" w14:textId="77777777" w:rsidR="00F6210F" w:rsidRDefault="00F6210F" w:rsidP="00F6210F"/>
    <w:p w14:paraId="1D6E9143" w14:textId="77777777" w:rsidR="00F6210F" w:rsidRDefault="00F6210F" w:rsidP="00F6210F"/>
    <w:p w14:paraId="40E06880" w14:textId="77777777" w:rsidR="00F6210F" w:rsidRDefault="00F6210F" w:rsidP="00F6210F"/>
    <w:p w14:paraId="2028B683" w14:textId="77777777" w:rsidR="00F6210F" w:rsidRPr="00F6210F" w:rsidRDefault="00F6210F" w:rsidP="00F6210F"/>
    <w:p w14:paraId="3DAA462C" w14:textId="3CDA2D45" w:rsidR="00BB2E2D" w:rsidRPr="00B53BFE" w:rsidRDefault="00CE702C" w:rsidP="001B6120">
      <w:pPr>
        <w:pStyle w:val="Heading2"/>
        <w:numPr>
          <w:ilvl w:val="0"/>
          <w:numId w:val="87"/>
        </w:numPr>
        <w:spacing w:line="360" w:lineRule="auto"/>
        <w:ind w:left="426"/>
        <w:jc w:val="left"/>
        <w:rPr>
          <w:rStyle w:val="Strong"/>
          <w:rFonts w:ascii="Calibri" w:hAnsi="Calibri" w:cs="Calibri"/>
          <w:b w:val="0"/>
          <w:bCs w:val="0"/>
        </w:rPr>
      </w:pPr>
      <w:bookmarkStart w:id="45" w:name="_Toc138501403"/>
      <w:r>
        <w:rPr>
          <w:rStyle w:val="Strong"/>
          <w:rFonts w:ascii="Calibri" w:hAnsi="Calibri" w:cs="Calibri"/>
          <w:b w:val="0"/>
          <w:bCs w:val="0"/>
        </w:rPr>
        <w:lastRenderedPageBreak/>
        <w:t>MODELS</w:t>
      </w:r>
      <w:r w:rsidR="00BB2E2D" w:rsidRPr="00B53BFE">
        <w:rPr>
          <w:rStyle w:val="Strong"/>
          <w:rFonts w:ascii="Calibri" w:hAnsi="Calibri" w:cs="Calibri"/>
          <w:b w:val="0"/>
          <w:bCs w:val="0"/>
        </w:rPr>
        <w:t xml:space="preserve"> &amp; </w:t>
      </w:r>
      <w:r>
        <w:rPr>
          <w:rStyle w:val="Strong"/>
          <w:rFonts w:ascii="Calibri" w:hAnsi="Calibri" w:cs="Calibri"/>
          <w:b w:val="0"/>
          <w:bCs w:val="0"/>
        </w:rPr>
        <w:t>SCORE</w:t>
      </w:r>
      <w:bookmarkEnd w:id="45"/>
    </w:p>
    <w:p w14:paraId="4852C8D2" w14:textId="77777777" w:rsidR="00BB2E2D" w:rsidRPr="00B53BFE" w:rsidRDefault="00BB2E2D" w:rsidP="00F6210F">
      <w:pPr>
        <w:spacing w:line="360" w:lineRule="auto"/>
        <w:rPr>
          <w:rFonts w:ascii="Calibri" w:hAnsi="Calibri" w:cs="Calibri"/>
          <w:sz w:val="15"/>
          <w:szCs w:val="15"/>
        </w:rPr>
      </w:pPr>
    </w:p>
    <w:p w14:paraId="77F2DEFB" w14:textId="77777777" w:rsidR="00856BC1" w:rsidRPr="00856BC1" w:rsidRDefault="00856BC1" w:rsidP="00856BC1">
      <w:pPr>
        <w:spacing w:line="360" w:lineRule="auto"/>
        <w:rPr>
          <w:rFonts w:ascii="Calibri" w:hAnsi="Calibri" w:cs="Calibri"/>
        </w:rPr>
      </w:pPr>
      <w:r w:rsidRPr="00856BC1">
        <w:rPr>
          <w:rFonts w:ascii="Calibri" w:hAnsi="Calibri" w:cs="Calibri"/>
        </w:rPr>
        <w:t>From a perusal of the articles noted in the bibliography, and in the source code and the results are shared as free tools https://github.com/kk7nc/Text_Classification It is evident that a combination of deep learning models and machine learning models gives the maximum accuracy.</w:t>
      </w:r>
    </w:p>
    <w:p w14:paraId="3B614230" w14:textId="77777777" w:rsidR="00856BC1" w:rsidRPr="00856BC1" w:rsidRDefault="00856BC1" w:rsidP="00856BC1">
      <w:pPr>
        <w:spacing w:line="360" w:lineRule="auto"/>
        <w:rPr>
          <w:rFonts w:ascii="Calibri" w:hAnsi="Calibri" w:cs="Calibri"/>
        </w:rPr>
      </w:pPr>
      <w:r w:rsidRPr="00856BC1">
        <w:rPr>
          <w:rFonts w:ascii="Calibri" w:hAnsi="Calibri" w:cs="Calibri"/>
        </w:rPr>
        <w:t>As part of the process of preparing the data for the model and feature extractor.</w:t>
      </w:r>
    </w:p>
    <w:p w14:paraId="1D3500C9" w14:textId="77777777" w:rsidR="00856BC1" w:rsidRPr="00856BC1" w:rsidRDefault="00856BC1" w:rsidP="00856BC1">
      <w:pPr>
        <w:spacing w:line="360" w:lineRule="auto"/>
        <w:rPr>
          <w:rFonts w:ascii="Calibri" w:hAnsi="Calibri" w:cs="Calibri"/>
        </w:rPr>
      </w:pPr>
      <w:r w:rsidRPr="00856BC1">
        <w:rPr>
          <w:rFonts w:ascii="Calibri" w:hAnsi="Calibri" w:cs="Calibri"/>
        </w:rPr>
        <w:t>There are a few metrics like Word Embeddings, CountVectorizer, and more. We chose to use the TFidfVectorizer model to extract the words into a matrix.</w:t>
      </w:r>
    </w:p>
    <w:p w14:paraId="156BCE3A" w14:textId="77777777" w:rsidR="00856BC1" w:rsidRPr="00856BC1" w:rsidRDefault="00856BC1" w:rsidP="00856BC1">
      <w:pPr>
        <w:spacing w:line="360" w:lineRule="auto"/>
        <w:rPr>
          <w:rFonts w:ascii="Calibri" w:hAnsi="Calibri" w:cs="Calibri"/>
        </w:rPr>
      </w:pPr>
      <w:r w:rsidRPr="00856BC1">
        <w:rPr>
          <w:rFonts w:ascii="Calibri" w:hAnsi="Calibri" w:cs="Calibri"/>
        </w:rPr>
        <w:t>The TFidfVectorizer converts a collection of raw text documents into a matrix of numerical features. It takes care of two key aspects:</w:t>
      </w:r>
    </w:p>
    <w:p w14:paraId="63D34B2E" w14:textId="77777777" w:rsidR="00856BC1" w:rsidRPr="00856BC1" w:rsidRDefault="00856BC1" w:rsidP="00856BC1">
      <w:pPr>
        <w:spacing w:line="360" w:lineRule="auto"/>
        <w:rPr>
          <w:rFonts w:ascii="Calibri" w:hAnsi="Calibri" w:cs="Calibri"/>
        </w:rPr>
      </w:pPr>
      <w:r w:rsidRPr="00856BC1">
        <w:rPr>
          <w:rFonts w:ascii="Calibri" w:hAnsi="Calibri" w:cs="Calibri"/>
        </w:rPr>
        <w:t>Term Frequency (TF): It calculates the frequency of each term (word) within a document. The assumption is that the more frequently a term appears in a document, the more important it is to that document.</w:t>
      </w:r>
    </w:p>
    <w:p w14:paraId="3BF801D2" w14:textId="77777777" w:rsidR="00856BC1" w:rsidRPr="00856BC1" w:rsidRDefault="00856BC1" w:rsidP="00856BC1">
      <w:pPr>
        <w:spacing w:line="360" w:lineRule="auto"/>
        <w:rPr>
          <w:rFonts w:ascii="Calibri" w:hAnsi="Calibri" w:cs="Calibri"/>
        </w:rPr>
      </w:pPr>
      <w:r w:rsidRPr="00856BC1">
        <w:rPr>
          <w:rFonts w:ascii="Calibri" w:hAnsi="Calibri" w:cs="Calibri"/>
        </w:rPr>
        <w:t>Inverse Document Frequency (IDF): It measures the rarity or uniqueness of a term across the entire document corpus. The assumption is that terms that occur in fewer documents are more informative or significant.</w:t>
      </w:r>
    </w:p>
    <w:p w14:paraId="346AB486" w14:textId="77777777" w:rsidR="00856BC1" w:rsidRPr="00856BC1" w:rsidRDefault="00856BC1" w:rsidP="00856BC1">
      <w:pPr>
        <w:spacing w:line="360" w:lineRule="auto"/>
        <w:rPr>
          <w:rFonts w:ascii="Calibri" w:hAnsi="Calibri" w:cs="Calibri"/>
        </w:rPr>
      </w:pPr>
      <w:r w:rsidRPr="00856BC1">
        <w:rPr>
          <w:rFonts w:ascii="Calibri" w:hAnsi="Calibri" w:cs="Calibri"/>
        </w:rPr>
        <w:t>We defined a function named 'print result' that is activated at the end of each model and calculates the accuracy, precision, recall, and F1 score, Almost the function prints the classification report and confusion matrix.</w:t>
      </w:r>
    </w:p>
    <w:p w14:paraId="0E4633F7" w14:textId="74B4AA3F" w:rsidR="008263F3" w:rsidRPr="00562DC4" w:rsidRDefault="008263F3" w:rsidP="00562DC4">
      <w:pPr>
        <w:pStyle w:val="ListParagraph"/>
        <w:numPr>
          <w:ilvl w:val="1"/>
          <w:numId w:val="87"/>
        </w:numPr>
        <w:spacing w:line="360" w:lineRule="auto"/>
        <w:rPr>
          <w:rFonts w:ascii="Calibri" w:hAnsi="Calibri" w:cs="Calibri"/>
        </w:rPr>
      </w:pPr>
      <w:r w:rsidRPr="00562DC4">
        <w:rPr>
          <w:rFonts w:ascii="Calibri" w:hAnsi="Calibri" w:cs="Calibri"/>
        </w:rPr>
        <w:t xml:space="preserve">Score </w:t>
      </w:r>
      <w:r w:rsidRPr="00562DC4">
        <w:rPr>
          <w:rFonts w:ascii="Calibri" w:hAnsi="Calibri" w:cs="Calibri"/>
        </w:rPr>
        <w:t>Explanation</w:t>
      </w:r>
    </w:p>
    <w:p w14:paraId="6A1B12EC" w14:textId="77777777" w:rsidR="00627B5B" w:rsidRDefault="00C2589C" w:rsidP="00627B5B">
      <w:pPr>
        <w:pStyle w:val="ListParagraph"/>
        <w:numPr>
          <w:ilvl w:val="2"/>
          <w:numId w:val="87"/>
        </w:numPr>
        <w:spacing w:line="360" w:lineRule="auto"/>
        <w:rPr>
          <w:rFonts w:ascii="Calibri" w:hAnsi="Calibri" w:cs="Calibri"/>
        </w:rPr>
      </w:pPr>
      <w:r w:rsidRPr="00B53BFE">
        <w:rPr>
          <w:rFonts w:ascii="Calibri" w:hAnsi="Calibri" w:cs="Calibri"/>
        </w:rPr>
        <w:t>Accuracy measures the overall correctness of the model's predictions by calculating the ratio of correctly classified samples to the total number of samples.</w:t>
      </w:r>
    </w:p>
    <w:p w14:paraId="58ADAF36" w14:textId="42A90B16" w:rsidR="008263F3" w:rsidRPr="00627B5B" w:rsidRDefault="00C2589C" w:rsidP="00627B5B">
      <w:pPr>
        <w:pStyle w:val="ListParagraph"/>
        <w:spacing w:line="360" w:lineRule="auto"/>
        <w:ind w:left="1080"/>
        <w:rPr>
          <w:rFonts w:ascii="Calibri" w:hAnsi="Calibri" w:cs="Calibri"/>
          <w:rtl/>
        </w:rPr>
      </w:pPr>
      <w:r w:rsidRPr="00627B5B">
        <w:rPr>
          <w:rFonts w:ascii="Calibri" w:hAnsi="Calibri" w:cs="Calibri"/>
        </w:rPr>
        <w:t>It provides an overall assessment of the model's performance.</w:t>
      </w:r>
    </w:p>
    <w:p w14:paraId="0F3EC243" w14:textId="216C6FE6" w:rsidR="008263F3" w:rsidRPr="00B53BFE" w:rsidRDefault="00C2589C" w:rsidP="00627B5B">
      <w:pPr>
        <w:pStyle w:val="ListParagraph"/>
        <w:numPr>
          <w:ilvl w:val="2"/>
          <w:numId w:val="87"/>
        </w:numPr>
        <w:spacing w:line="360" w:lineRule="auto"/>
        <w:rPr>
          <w:rFonts w:ascii="Calibri" w:hAnsi="Calibri" w:cs="Calibri"/>
        </w:rPr>
      </w:pPr>
      <w:r w:rsidRPr="00B53BFE">
        <w:rPr>
          <w:rFonts w:ascii="Calibri" w:hAnsi="Calibri" w:cs="Calibri"/>
        </w:rPr>
        <w:t>Precision measures the proportion of correctly predicted positive instances (true positives) out of all instances predicted as positive (true positives + false positives). Precision focuses on the accuracy of the positive predictions and is a measure of how well the model avoids false positives.</w:t>
      </w:r>
    </w:p>
    <w:p w14:paraId="6A74CDEB" w14:textId="41312D6A" w:rsidR="008263F3" w:rsidRPr="00B53BFE" w:rsidRDefault="00C2589C" w:rsidP="00627B5B">
      <w:pPr>
        <w:pStyle w:val="ListParagraph"/>
        <w:numPr>
          <w:ilvl w:val="2"/>
          <w:numId w:val="87"/>
        </w:numPr>
        <w:spacing w:line="360" w:lineRule="auto"/>
        <w:rPr>
          <w:rFonts w:ascii="Calibri" w:hAnsi="Calibri" w:cs="Calibri"/>
        </w:rPr>
      </w:pPr>
      <w:r w:rsidRPr="00B53BFE">
        <w:rPr>
          <w:rFonts w:ascii="Calibri" w:hAnsi="Calibri" w:cs="Calibri"/>
        </w:rPr>
        <w:t xml:space="preserve">Recall, also known as sensitivity or true positive rate, measures the proportion of correctly predicted positive instances (true positives) out of all actual positive instances (true positives + false negatives). Recall focuses on the ability of the </w:t>
      </w:r>
      <w:r w:rsidRPr="00B53BFE">
        <w:rPr>
          <w:rFonts w:ascii="Calibri" w:hAnsi="Calibri" w:cs="Calibri"/>
        </w:rPr>
        <w:lastRenderedPageBreak/>
        <w:t>model to identify all positive instances and is a measure of how well the model avoids false negatives.</w:t>
      </w:r>
    </w:p>
    <w:p w14:paraId="6482E46E" w14:textId="40A97336" w:rsidR="00BB2E2D" w:rsidRPr="00B53BFE" w:rsidRDefault="00C2589C" w:rsidP="00627B5B">
      <w:pPr>
        <w:pStyle w:val="ListParagraph"/>
        <w:numPr>
          <w:ilvl w:val="2"/>
          <w:numId w:val="87"/>
        </w:numPr>
        <w:spacing w:line="360" w:lineRule="auto"/>
        <w:rPr>
          <w:rFonts w:ascii="Calibri" w:hAnsi="Calibri" w:cs="Calibri"/>
        </w:rPr>
      </w:pPr>
      <w:r w:rsidRPr="00B53BFE">
        <w:rPr>
          <w:rFonts w:ascii="Calibri" w:hAnsi="Calibri" w:cs="Calibri"/>
        </w:rPr>
        <w:t>The F1 score is the harmonic mean of precision and recall. It provides a balanced measure that considers both precision and recall. The F1 score is useful when you want to find a balance between precision and recall, as it considers both false positives and false negatives. It ranges from 0 to 1, with 1 being the best possible score.</w:t>
      </w:r>
    </w:p>
    <w:p w14:paraId="4E6F573C" w14:textId="2952A45D" w:rsidR="009B657E" w:rsidRPr="00562DC4" w:rsidRDefault="00E41A3B" w:rsidP="00562DC4">
      <w:pPr>
        <w:pStyle w:val="ListParagraph"/>
        <w:numPr>
          <w:ilvl w:val="1"/>
          <w:numId w:val="87"/>
        </w:numPr>
        <w:spacing w:line="360" w:lineRule="auto"/>
        <w:rPr>
          <w:rFonts w:ascii="Calibri" w:hAnsi="Calibri" w:cs="Calibri"/>
        </w:rPr>
      </w:pPr>
      <w:r w:rsidRPr="00562DC4">
        <w:rPr>
          <w:rFonts w:ascii="Calibri" w:hAnsi="Calibri" w:cs="Calibri"/>
        </w:rPr>
        <w:t>Model Explanation</w:t>
      </w:r>
    </w:p>
    <w:p w14:paraId="2F1B3479" w14:textId="77777777" w:rsidR="00627B5B" w:rsidRDefault="009B657E" w:rsidP="00627B5B">
      <w:pPr>
        <w:pStyle w:val="ListParagraph"/>
        <w:numPr>
          <w:ilvl w:val="2"/>
          <w:numId w:val="87"/>
        </w:numPr>
        <w:spacing w:line="360" w:lineRule="auto"/>
        <w:rPr>
          <w:rFonts w:ascii="Calibri" w:hAnsi="Calibri" w:cs="Calibri"/>
        </w:rPr>
      </w:pPr>
      <w:r w:rsidRPr="00B53BFE">
        <w:rPr>
          <w:rFonts w:ascii="Calibri" w:hAnsi="Calibri" w:cs="Calibri"/>
        </w:rPr>
        <w:t>Logistic regression can handle large scale text classification tasks with large number of features (words in comments).</w:t>
      </w:r>
    </w:p>
    <w:p w14:paraId="0FDB9E5E" w14:textId="77777777" w:rsidR="00627B5B" w:rsidRDefault="009B657E" w:rsidP="00627B5B">
      <w:pPr>
        <w:pStyle w:val="ListParagraph"/>
        <w:spacing w:line="360" w:lineRule="auto"/>
        <w:ind w:left="1080"/>
        <w:rPr>
          <w:rFonts w:ascii="Calibri" w:hAnsi="Calibri" w:cs="Calibri"/>
        </w:rPr>
      </w:pPr>
      <w:r w:rsidRPr="00627B5B">
        <w:rPr>
          <w:rFonts w:ascii="Calibri" w:hAnsi="Calibri" w:cs="Calibri"/>
        </w:rPr>
        <w:t>However, the performance of logistic regression for text classification depends on the quality of the features (word representations), size and quality of the training data. Also, there is a very high sensitivity to abnormal data and apparently the results of models built on the principle of neural networks or transformers will have better performance.</w:t>
      </w:r>
    </w:p>
    <w:p w14:paraId="45674045" w14:textId="77777777" w:rsidR="00627B5B" w:rsidRDefault="009B657E" w:rsidP="00627B5B">
      <w:pPr>
        <w:pStyle w:val="ListParagraph"/>
        <w:spacing w:line="360" w:lineRule="auto"/>
        <w:ind w:left="1080"/>
        <w:rPr>
          <w:rFonts w:ascii="Calibri" w:hAnsi="Calibri" w:cs="Calibri"/>
        </w:rPr>
      </w:pPr>
      <w:r w:rsidRPr="00627B5B">
        <w:rPr>
          <w:rFonts w:ascii="Calibri" w:hAnsi="Calibri" w:cs="Calibri"/>
        </w:rPr>
        <w:t>Logistic regression is computationally efficient and can handle large-scale text classification tasks with large numbers of features (words) and documents.</w:t>
      </w:r>
    </w:p>
    <w:p w14:paraId="57E9E03B" w14:textId="77777777" w:rsidR="00627B5B" w:rsidRDefault="00E41A3B" w:rsidP="00627B5B">
      <w:pPr>
        <w:pStyle w:val="ListParagraph"/>
        <w:spacing w:line="360" w:lineRule="auto"/>
        <w:ind w:left="1080"/>
        <w:rPr>
          <w:rFonts w:ascii="Calibri" w:hAnsi="Calibri" w:cs="Calibri"/>
        </w:rPr>
      </w:pPr>
      <w:r w:rsidRPr="00627B5B">
        <w:rPr>
          <w:rFonts w:ascii="Calibri" w:hAnsi="Calibri" w:cs="Calibri"/>
        </w:rPr>
        <w:t xml:space="preserve">Also, it provides </w:t>
      </w:r>
      <w:r w:rsidR="009B657E" w:rsidRPr="00627B5B">
        <w:rPr>
          <w:rFonts w:ascii="Calibri" w:hAnsi="Calibri" w:cs="Calibri"/>
        </w:rPr>
        <w:t xml:space="preserve"> interpretable results by estimating coefficients for each feature (word) that indicate the effect of that feature on the classification decision. These coefficients can provide insight into the important words associated with toxic or non-toxic comments. Despite </w:t>
      </w:r>
      <w:r w:rsidRPr="00627B5B">
        <w:rPr>
          <w:rFonts w:ascii="Calibri" w:hAnsi="Calibri" w:cs="Calibri"/>
        </w:rPr>
        <w:t>the model is</w:t>
      </w:r>
      <w:r w:rsidR="009B657E" w:rsidRPr="00627B5B">
        <w:rPr>
          <w:rFonts w:ascii="Calibri" w:hAnsi="Calibri" w:cs="Calibri"/>
        </w:rPr>
        <w:t xml:space="preserve"> a linear model, logistic regression can capture non-linear relationships between traits and the target variable by using appropriate trait transformations, interactions, or combining higher-order terms.</w:t>
      </w:r>
    </w:p>
    <w:p w14:paraId="62522984" w14:textId="77777777" w:rsidR="00627B5B" w:rsidRDefault="00E41A3B" w:rsidP="00627B5B">
      <w:pPr>
        <w:pStyle w:val="ListParagraph"/>
        <w:spacing w:line="360" w:lineRule="auto"/>
        <w:ind w:left="1080"/>
        <w:rPr>
          <w:rFonts w:ascii="Calibri" w:hAnsi="Calibri" w:cs="Calibri"/>
        </w:rPr>
      </w:pPr>
      <w:r w:rsidRPr="00627B5B">
        <w:rPr>
          <w:rFonts w:ascii="Calibri" w:hAnsi="Calibri" w:cs="Calibri"/>
        </w:rPr>
        <w:t>L</w:t>
      </w:r>
      <w:r w:rsidR="009B657E" w:rsidRPr="00627B5B">
        <w:rPr>
          <w:rFonts w:ascii="Calibri" w:hAnsi="Calibri" w:cs="Calibri"/>
        </w:rPr>
        <w:t>ogistic regression has a relatively low complexity compared to more complex algorithms such as neural networks (in our project the BERT model), which makes it easier to implement, train and interpret.</w:t>
      </w:r>
    </w:p>
    <w:p w14:paraId="05BA8397" w14:textId="4F4993CA" w:rsidR="006E3938" w:rsidRPr="00B53BFE" w:rsidRDefault="009B657E" w:rsidP="00627B5B">
      <w:pPr>
        <w:pStyle w:val="ListParagraph"/>
        <w:spacing w:line="360" w:lineRule="auto"/>
        <w:ind w:left="1080"/>
        <w:rPr>
          <w:rFonts w:ascii="Calibri" w:hAnsi="Calibri" w:cs="Calibri"/>
          <w:rtl/>
        </w:rPr>
      </w:pPr>
      <w:r w:rsidRPr="00627B5B">
        <w:rPr>
          <w:rFonts w:ascii="Calibri" w:hAnsi="Calibri" w:cs="Calibri"/>
        </w:rPr>
        <w:t>After performing data preparation and TF-IDF vectorizer, we used the training data for a logistic regression model. It can be seen from the parameters for evaluating the model that its performance was indeed among the best in the project and moved to the LinearSVC model. Which also indicates a good preparation for the data.</w:t>
      </w:r>
    </w:p>
    <w:p w14:paraId="12A6CF79" w14:textId="77777777" w:rsidR="00627B5B" w:rsidRDefault="00E41A3B" w:rsidP="00627B5B">
      <w:pPr>
        <w:pStyle w:val="ListParagraph"/>
        <w:numPr>
          <w:ilvl w:val="2"/>
          <w:numId w:val="87"/>
        </w:numPr>
        <w:spacing w:line="360" w:lineRule="auto"/>
        <w:rPr>
          <w:rFonts w:ascii="Calibri" w:hAnsi="Calibri" w:cs="Calibri"/>
        </w:rPr>
      </w:pPr>
      <w:r w:rsidRPr="00B53BFE">
        <w:rPr>
          <w:rFonts w:ascii="Calibri" w:hAnsi="Calibri" w:cs="Calibri"/>
        </w:rPr>
        <w:lastRenderedPageBreak/>
        <w:t xml:space="preserve">Linear </w:t>
      </w:r>
      <w:r w:rsidR="00943833" w:rsidRPr="00B53BFE">
        <w:rPr>
          <w:rFonts w:ascii="Calibri" w:hAnsi="Calibri" w:cs="Calibri"/>
        </w:rPr>
        <w:t>Support Vector Classifier</w:t>
      </w:r>
      <w:r w:rsidR="00943833" w:rsidRPr="00B53BFE">
        <w:rPr>
          <w:rFonts w:ascii="Calibri" w:hAnsi="Calibri" w:cs="Calibri"/>
          <w:rtl/>
        </w:rPr>
        <w:t xml:space="preserve"> </w:t>
      </w:r>
      <w:r w:rsidR="00943833" w:rsidRPr="00B53BFE">
        <w:rPr>
          <w:rFonts w:ascii="Calibri" w:hAnsi="Calibri" w:cs="Calibri"/>
        </w:rPr>
        <w:t>is a popular classification model used for text classification tasks, including binary classification problems and therefore also suitable for our topic of classifying text as toxic or non-toxic.</w:t>
      </w:r>
    </w:p>
    <w:p w14:paraId="3A8EDBD2"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Linear SVC aims to find the best plane that separates the two classes (toxic and non-toxic) by maximizing the space between the classes. The margin represents the distance between a hyperplane and the nearest data points from each class.</w:t>
      </w:r>
    </w:p>
    <w:p w14:paraId="18050B7E"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Linear SVC assumes that the classes can be separated by a linear decision boundary in the feature space. This works well when there is a clear linear separation between toxic and non-toxic texts.</w:t>
      </w:r>
    </w:p>
    <w:p w14:paraId="5D7F4549"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 xml:space="preserve">Efficient training: Linear SVC is computationally efficient, especially compared to non-linear SVC models. It scales well to large datasets with many features, making it suitable for text classification tasks involving large numbers of documents and words. </w:t>
      </w:r>
    </w:p>
    <w:p w14:paraId="68C603B3" w14:textId="69257826" w:rsidR="00E41A3B" w:rsidRPr="00627B5B" w:rsidRDefault="00943833" w:rsidP="00627B5B">
      <w:pPr>
        <w:pStyle w:val="ListParagraph"/>
        <w:spacing w:line="360" w:lineRule="auto"/>
        <w:ind w:left="1080"/>
        <w:rPr>
          <w:rFonts w:ascii="Calibri" w:hAnsi="Calibri" w:cs="Calibri"/>
        </w:rPr>
      </w:pPr>
      <w:r w:rsidRPr="00627B5B">
        <w:rPr>
          <w:rFonts w:ascii="Calibri" w:hAnsi="Calibri" w:cs="Calibri"/>
        </w:rPr>
        <w:t>The model in our project has achieved very good performance and ranks second in number among the other models used</w:t>
      </w:r>
      <w:r w:rsidRPr="00627B5B">
        <w:rPr>
          <w:rFonts w:ascii="Calibri" w:hAnsi="Calibri" w:cs="Calibri"/>
          <w:rtl/>
        </w:rPr>
        <w:t>.</w:t>
      </w:r>
    </w:p>
    <w:p w14:paraId="70D600FC" w14:textId="77777777" w:rsidR="006E3938" w:rsidRPr="00B53BFE" w:rsidRDefault="006E3938" w:rsidP="00F6210F">
      <w:pPr>
        <w:pStyle w:val="ListParagraph"/>
        <w:spacing w:line="360" w:lineRule="auto"/>
        <w:ind w:left="709"/>
        <w:rPr>
          <w:rFonts w:ascii="Calibri" w:hAnsi="Calibri" w:cs="Calibri"/>
        </w:rPr>
      </w:pPr>
    </w:p>
    <w:p w14:paraId="50CD5020" w14:textId="77777777" w:rsidR="00627B5B" w:rsidRDefault="00943833" w:rsidP="00627B5B">
      <w:pPr>
        <w:pStyle w:val="ListParagraph"/>
        <w:numPr>
          <w:ilvl w:val="2"/>
          <w:numId w:val="87"/>
        </w:numPr>
        <w:spacing w:line="360" w:lineRule="auto"/>
        <w:rPr>
          <w:rFonts w:ascii="Calibri" w:hAnsi="Calibri" w:cs="Calibri"/>
        </w:rPr>
      </w:pPr>
      <w:r w:rsidRPr="00B53BFE">
        <w:rPr>
          <w:rFonts w:ascii="Calibri" w:hAnsi="Calibri" w:cs="Calibri"/>
        </w:rPr>
        <w:t>Multinomial Naive Bayes is a popular algorithm used for text classification tasks. This is a variant of the naive Bayes algorithm, which assumes that the features are generated from a multinomial distribution.</w:t>
      </w:r>
    </w:p>
    <w:p w14:paraId="02DE619F"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In our context of toxic/non-toxic comment classification, MultinomialNB works by building a probabilistic model based on the frequency counts of words in the training data. It calculates the likelihood of each word appearing in toxic and non-toxic comments, as well as the prior probabilities of a comment being toxic or non-toxic.</w:t>
      </w:r>
    </w:p>
    <w:p w14:paraId="4E8B1D13"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Using Bayes theorem, it calculates the posterior probabilities of a note being toxic or non-toxic given its word frequencies.</w:t>
      </w:r>
    </w:p>
    <w:p w14:paraId="4D7CBF3A"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During classification, MultinomialNB assigns an annotation to the class (toxic or non-toxic) with the highest posterior probability. It assumes independence between the occurrences of different words in a note, which is a simplifying assumption known as the "naive" part of naive Bayes.</w:t>
      </w:r>
    </w:p>
    <w:p w14:paraId="33D37A76"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 xml:space="preserve">Despite its simplifying assumptions, MultinomialNB often performs well in practice, especially for text classification tasks with sparse data. It is </w:t>
      </w:r>
      <w:r w:rsidRPr="00627B5B">
        <w:rPr>
          <w:rFonts w:ascii="Calibri" w:hAnsi="Calibri" w:cs="Calibri"/>
        </w:rPr>
        <w:lastRenderedPageBreak/>
        <w:t>computationally efficient, scales well to large datasets, and can handle high-dimensional feature space. However, it may have difficulty capturing complex relationships between words and may not be suitable for tasks where word order or context is important as in this case:</w:t>
      </w:r>
    </w:p>
    <w:p w14:paraId="5A583188"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"The cat chased the dog."</w:t>
      </w:r>
    </w:p>
    <w:p w14:paraId="4DEFB44A" w14:textId="77777777" w:rsidR="00627B5B" w:rsidRDefault="00943833" w:rsidP="00627B5B">
      <w:pPr>
        <w:pStyle w:val="ListParagraph"/>
        <w:spacing w:line="360" w:lineRule="auto"/>
        <w:ind w:left="1080"/>
        <w:rPr>
          <w:rFonts w:ascii="Calibri" w:hAnsi="Calibri" w:cs="Calibri"/>
        </w:rPr>
      </w:pPr>
      <w:r w:rsidRPr="00627B5B">
        <w:rPr>
          <w:rFonts w:ascii="Calibri" w:hAnsi="Calibri" w:cs="Calibri"/>
        </w:rPr>
        <w:t>"The dog chased the cat."</w:t>
      </w:r>
    </w:p>
    <w:p w14:paraId="4C8179D2" w14:textId="0B29640B" w:rsidR="00BB2E2D" w:rsidRPr="00627B5B" w:rsidRDefault="00943833" w:rsidP="00627B5B">
      <w:pPr>
        <w:pStyle w:val="ListParagraph"/>
        <w:spacing w:line="360" w:lineRule="auto"/>
        <w:ind w:left="1080"/>
        <w:rPr>
          <w:rFonts w:ascii="Calibri" w:hAnsi="Calibri" w:cs="Calibri"/>
        </w:rPr>
      </w:pPr>
      <w:r w:rsidRPr="00627B5B">
        <w:rPr>
          <w:rFonts w:ascii="Calibri" w:hAnsi="Calibri" w:cs="Calibri"/>
        </w:rPr>
        <w:t>Overall, MultinomialNB is popular for these tasks, in this project its performance was the lowest, you can get an impression of the model performance evaluation in the next chapter.</w:t>
      </w:r>
    </w:p>
    <w:p w14:paraId="1AB81989" w14:textId="77777777" w:rsidR="00BB2E2D" w:rsidRPr="00B53BFE" w:rsidRDefault="00BB2E2D" w:rsidP="00F6210F">
      <w:pPr>
        <w:spacing w:line="360" w:lineRule="auto"/>
        <w:rPr>
          <w:rFonts w:ascii="Calibri" w:hAnsi="Calibri" w:cs="Calibri"/>
          <w:rtl/>
        </w:rPr>
      </w:pPr>
    </w:p>
    <w:p w14:paraId="210C3B23" w14:textId="77777777" w:rsidR="00306EBC" w:rsidRDefault="00E41A3B" w:rsidP="00306EBC">
      <w:pPr>
        <w:pStyle w:val="ListParagraph"/>
        <w:numPr>
          <w:ilvl w:val="2"/>
          <w:numId w:val="87"/>
        </w:numPr>
        <w:spacing w:line="360" w:lineRule="auto"/>
        <w:rPr>
          <w:rFonts w:ascii="Calibri" w:hAnsi="Calibri" w:cs="Calibri"/>
        </w:rPr>
      </w:pPr>
      <w:r w:rsidRPr="00B53BFE">
        <w:rPr>
          <w:rFonts w:ascii="Calibri" w:hAnsi="Calibri" w:cs="Calibri"/>
        </w:rPr>
        <w:t xml:space="preserve">BERT – </w:t>
      </w:r>
      <w:r w:rsidR="00943833" w:rsidRPr="00B53BFE">
        <w:rPr>
          <w:rFonts w:ascii="Calibri" w:hAnsi="Calibri" w:cs="Calibri"/>
        </w:rPr>
        <w:t>By stacking multiple transformer layers, BERT can effectively model long-range dependencies, capture intricate language patterns, and generate rich contextualized representations. This depth allows BERT to achieve state-of-the-art performance on various natural language processing tasks and enables transfer learning across different domains.</w:t>
      </w:r>
    </w:p>
    <w:p w14:paraId="064C418E" w14:textId="77777777" w:rsidR="00306EBC" w:rsidRDefault="00943833" w:rsidP="00306EBC">
      <w:pPr>
        <w:pStyle w:val="ListParagraph"/>
        <w:spacing w:line="360" w:lineRule="auto"/>
        <w:ind w:left="1080"/>
        <w:rPr>
          <w:rFonts w:ascii="Calibri" w:hAnsi="Calibri" w:cs="Calibri"/>
        </w:rPr>
      </w:pPr>
      <w:r w:rsidRPr="00306EBC">
        <w:rPr>
          <w:rFonts w:ascii="Calibri" w:hAnsi="Calibri" w:cs="Calibri"/>
        </w:rPr>
        <w:t>Unlike the previous models, for this model</w:t>
      </w:r>
      <w:r w:rsidR="001E30AD" w:rsidRPr="00306EBC">
        <w:rPr>
          <w:rFonts w:ascii="Calibri" w:hAnsi="Calibri" w:cs="Calibri"/>
        </w:rPr>
        <w:t xml:space="preserve">, </w:t>
      </w:r>
      <w:r w:rsidRPr="00306EBC">
        <w:rPr>
          <w:rFonts w:ascii="Calibri" w:hAnsi="Calibri" w:cs="Calibri"/>
        </w:rPr>
        <w:t>it is required to use a specific tokenizer suitable for the model.</w:t>
      </w:r>
    </w:p>
    <w:p w14:paraId="27637090" w14:textId="77777777" w:rsidR="00306EBC" w:rsidRDefault="00943833" w:rsidP="00306EBC">
      <w:pPr>
        <w:pStyle w:val="ListParagraph"/>
        <w:spacing w:line="360" w:lineRule="auto"/>
        <w:ind w:left="1080"/>
        <w:rPr>
          <w:rFonts w:ascii="Calibri" w:hAnsi="Calibri" w:cs="Calibri"/>
        </w:rPr>
      </w:pPr>
      <w:r w:rsidRPr="00306EBC">
        <w:rPr>
          <w:rFonts w:ascii="Calibri" w:hAnsi="Calibri" w:cs="Calibri"/>
        </w:rPr>
        <w:t>Before we are ready to encode our text, we need to decide on a maximum sentence length for padding/truncation.</w:t>
      </w:r>
    </w:p>
    <w:p w14:paraId="0B21BBC2" w14:textId="77777777" w:rsidR="00306EBC" w:rsidRDefault="00943833" w:rsidP="00306EBC">
      <w:pPr>
        <w:pStyle w:val="ListParagraph"/>
        <w:spacing w:line="360" w:lineRule="auto"/>
        <w:ind w:left="1080"/>
        <w:rPr>
          <w:rFonts w:ascii="Calibri" w:hAnsi="Calibri" w:cs="Calibri"/>
        </w:rPr>
      </w:pPr>
      <w:r w:rsidRPr="00306EBC">
        <w:rPr>
          <w:rFonts w:ascii="Calibri" w:hAnsi="Calibri" w:cs="Calibri"/>
        </w:rPr>
        <w:t>BERT has two constraints:</w:t>
      </w:r>
    </w:p>
    <w:p w14:paraId="36A1D66D" w14:textId="3DF0EDBE" w:rsidR="00306EBC" w:rsidRDefault="00943833" w:rsidP="00306EBC">
      <w:pPr>
        <w:pStyle w:val="ListParagraph"/>
        <w:numPr>
          <w:ilvl w:val="0"/>
          <w:numId w:val="81"/>
        </w:numPr>
        <w:spacing w:line="360" w:lineRule="auto"/>
        <w:ind w:left="1418"/>
        <w:rPr>
          <w:rFonts w:ascii="Calibri" w:hAnsi="Calibri" w:cs="Calibri"/>
        </w:rPr>
      </w:pPr>
      <w:r w:rsidRPr="00306EBC">
        <w:rPr>
          <w:rFonts w:ascii="Calibri" w:hAnsi="Calibri" w:cs="Calibri"/>
        </w:rPr>
        <w:t>All sentences must be padded or truncated to a single, fixed length.</w:t>
      </w:r>
    </w:p>
    <w:p w14:paraId="35B821EC" w14:textId="77777777" w:rsidR="00306EBC" w:rsidRDefault="00943833" w:rsidP="00306EBC">
      <w:pPr>
        <w:pStyle w:val="ListParagraph"/>
        <w:numPr>
          <w:ilvl w:val="0"/>
          <w:numId w:val="81"/>
        </w:numPr>
        <w:spacing w:line="360" w:lineRule="auto"/>
        <w:ind w:left="1418"/>
        <w:rPr>
          <w:rFonts w:ascii="Calibri" w:hAnsi="Calibri" w:cs="Calibri"/>
        </w:rPr>
      </w:pPr>
      <w:r w:rsidRPr="00306EBC">
        <w:rPr>
          <w:rFonts w:ascii="Calibri" w:hAnsi="Calibri" w:cs="Calibri"/>
        </w:rPr>
        <w:t>The maximum sentence length is 512 tokens.</w:t>
      </w:r>
    </w:p>
    <w:p w14:paraId="4DA5E041" w14:textId="77777777" w:rsidR="00306EBC" w:rsidRDefault="00943833" w:rsidP="00306EBC">
      <w:pPr>
        <w:spacing w:line="360" w:lineRule="auto"/>
        <w:ind w:left="1058"/>
        <w:rPr>
          <w:rFonts w:ascii="Calibri" w:hAnsi="Calibri" w:cs="Calibri"/>
        </w:rPr>
      </w:pPr>
      <w:r w:rsidRPr="00306EBC">
        <w:rPr>
          <w:rFonts w:ascii="Calibri" w:hAnsi="Calibri" w:cs="Calibri"/>
        </w:rPr>
        <w:t>That's why we measured the length of the cells in general and the maximum cell specifically</w:t>
      </w:r>
      <w:r w:rsidR="00554FB8" w:rsidRPr="00306EBC">
        <w:rPr>
          <w:rFonts w:ascii="Calibri" w:hAnsi="Calibri" w:cs="Calibri"/>
        </w:rPr>
        <w:t>.</w:t>
      </w:r>
    </w:p>
    <w:p w14:paraId="5F0BE95C" w14:textId="77777777" w:rsidR="00306EBC" w:rsidRDefault="00306EBC" w:rsidP="00306EBC">
      <w:pPr>
        <w:spacing w:line="360" w:lineRule="auto"/>
        <w:ind w:left="1058"/>
        <w:rPr>
          <w:rFonts w:ascii="Calibri" w:hAnsi="Calibri" w:cs="Calibri"/>
        </w:rPr>
      </w:pPr>
    </w:p>
    <w:p w14:paraId="2D2C434B" w14:textId="77777777" w:rsidR="00306EBC" w:rsidRDefault="00306EBC" w:rsidP="00306EBC">
      <w:pPr>
        <w:spacing w:line="360" w:lineRule="auto"/>
        <w:ind w:left="1058"/>
        <w:rPr>
          <w:rFonts w:ascii="Calibri" w:hAnsi="Calibri" w:cs="Calibri"/>
        </w:rPr>
      </w:pPr>
    </w:p>
    <w:p w14:paraId="275B4036" w14:textId="77777777" w:rsidR="00306EBC" w:rsidRDefault="00306EBC" w:rsidP="00306EBC">
      <w:pPr>
        <w:spacing w:line="360" w:lineRule="auto"/>
        <w:ind w:left="1058"/>
        <w:rPr>
          <w:rFonts w:ascii="Calibri" w:hAnsi="Calibri" w:cs="Calibri"/>
        </w:rPr>
      </w:pPr>
    </w:p>
    <w:p w14:paraId="0EFE2E5D" w14:textId="77777777" w:rsidR="00306EBC" w:rsidRDefault="00306EBC" w:rsidP="00306EBC">
      <w:pPr>
        <w:spacing w:line="360" w:lineRule="auto"/>
        <w:ind w:left="1058"/>
        <w:rPr>
          <w:rFonts w:ascii="Calibri" w:hAnsi="Calibri" w:cs="Calibri"/>
        </w:rPr>
      </w:pPr>
    </w:p>
    <w:p w14:paraId="2A978D52" w14:textId="77777777" w:rsidR="00306EBC" w:rsidRDefault="00306EBC" w:rsidP="00306EBC">
      <w:pPr>
        <w:spacing w:line="360" w:lineRule="auto"/>
        <w:ind w:left="1058"/>
        <w:rPr>
          <w:rFonts w:ascii="Calibri" w:hAnsi="Calibri" w:cs="Calibri"/>
        </w:rPr>
      </w:pPr>
    </w:p>
    <w:p w14:paraId="31C3C9E0" w14:textId="77777777" w:rsidR="00306EBC" w:rsidRDefault="00306EBC" w:rsidP="00306EBC">
      <w:pPr>
        <w:spacing w:line="360" w:lineRule="auto"/>
        <w:ind w:left="1058"/>
        <w:rPr>
          <w:rFonts w:ascii="Calibri" w:hAnsi="Calibri" w:cs="Calibri"/>
        </w:rPr>
      </w:pPr>
    </w:p>
    <w:p w14:paraId="6FE6EE35" w14:textId="77777777" w:rsidR="00306EBC" w:rsidRDefault="00306EBC" w:rsidP="00306EBC">
      <w:pPr>
        <w:spacing w:line="360" w:lineRule="auto"/>
        <w:ind w:left="1058"/>
        <w:rPr>
          <w:rFonts w:ascii="Calibri" w:hAnsi="Calibri" w:cs="Calibri"/>
        </w:rPr>
      </w:pPr>
    </w:p>
    <w:p w14:paraId="77929BC0" w14:textId="77777777" w:rsidR="00306EBC" w:rsidRDefault="00306EBC" w:rsidP="00306EBC">
      <w:pPr>
        <w:spacing w:line="360" w:lineRule="auto"/>
        <w:ind w:left="1058"/>
        <w:rPr>
          <w:rFonts w:ascii="Calibri" w:hAnsi="Calibri" w:cs="Calibri"/>
        </w:rPr>
      </w:pPr>
    </w:p>
    <w:p w14:paraId="0BAE7B0D" w14:textId="094D5A6C" w:rsidR="00306EBC" w:rsidRDefault="00554FB8" w:rsidP="00306EBC">
      <w:pPr>
        <w:spacing w:line="360" w:lineRule="auto"/>
        <w:ind w:left="1058"/>
        <w:rPr>
          <w:rFonts w:ascii="Calibri" w:hAnsi="Calibri" w:cs="Calibri"/>
        </w:rPr>
      </w:pPr>
      <w:r w:rsidRPr="00554FB8">
        <w:rPr>
          <w:rFonts w:ascii="Calibri" w:hAnsi="Calibri" w:cs="Calibri"/>
        </w:rPr>
        <w:lastRenderedPageBreak/>
        <w:t>Max sentence length (tokens): 1987</w:t>
      </w:r>
    </w:p>
    <w:p w14:paraId="415A67B1" w14:textId="5CD2525C" w:rsidR="00554FB8" w:rsidRDefault="00554FB8" w:rsidP="00306EBC">
      <w:pPr>
        <w:spacing w:line="360" w:lineRule="auto"/>
        <w:ind w:left="1058"/>
        <w:rPr>
          <w:rFonts w:ascii="Calibri" w:hAnsi="Calibri" w:cs="Calibri"/>
        </w:rPr>
      </w:pPr>
      <w:r w:rsidRPr="00554FB8">
        <w:rPr>
          <w:rFonts w:ascii="Calibri" w:hAnsi="Calibri" w:cs="Calibri"/>
        </w:rPr>
        <w:t>Total number of tokens in all sentences: 618659</w:t>
      </w:r>
    </w:p>
    <w:p w14:paraId="02E10333" w14:textId="4CB90AD4" w:rsidR="00554FB8" w:rsidRPr="00B53BFE" w:rsidRDefault="00CF1181" w:rsidP="00F6210F">
      <w:pPr>
        <w:spacing w:line="360" w:lineRule="auto"/>
        <w:rPr>
          <w:rFonts w:ascii="Calibri" w:hAnsi="Calibri" w:cs="Calibri"/>
          <w:rtl/>
        </w:rPr>
      </w:pPr>
      <w:r>
        <w:rPr>
          <w:noProof/>
        </w:rPr>
        <mc:AlternateContent>
          <mc:Choice Requires="wps">
            <w:drawing>
              <wp:anchor distT="0" distB="0" distL="114300" distR="114300" simplePos="0" relativeHeight="251695104" behindDoc="0" locked="0" layoutInCell="1" allowOverlap="1" wp14:anchorId="71E13936" wp14:editId="0ECEE576">
                <wp:simplePos x="0" y="0"/>
                <wp:positionH relativeFrom="column">
                  <wp:posOffset>-46355</wp:posOffset>
                </wp:positionH>
                <wp:positionV relativeFrom="paragraph">
                  <wp:posOffset>3202305</wp:posOffset>
                </wp:positionV>
                <wp:extent cx="5652770" cy="635"/>
                <wp:effectExtent l="0" t="0" r="0" b="0"/>
                <wp:wrapSquare wrapText="bothSides"/>
                <wp:docPr id="190534208" name="Text Box 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5980C1CE" w14:textId="0B530333" w:rsidR="00CF1181" w:rsidRPr="00CF1181" w:rsidRDefault="00CF1181" w:rsidP="00CF1181">
                            <w:pPr>
                              <w:pStyle w:val="Caption"/>
                              <w:jc w:val="center"/>
                              <w:rPr>
                                <w:rFonts w:ascii="Calibri" w:hAnsi="Calibri" w:cs="Calibri"/>
                                <w:noProof/>
                              </w:rPr>
                            </w:pPr>
                            <w:bookmarkStart w:id="46" w:name="_Toc138501261"/>
                            <w:bookmarkStart w:id="47" w:name="_Toc138501615"/>
                            <w:r>
                              <w:t xml:space="preserve">Figure </w:t>
                            </w:r>
                            <w:r>
                              <w:fldChar w:fldCharType="begin"/>
                            </w:r>
                            <w:r>
                              <w:instrText xml:space="preserve"> SEQ Figure \* ARABIC </w:instrText>
                            </w:r>
                            <w:r>
                              <w:fldChar w:fldCharType="separate"/>
                            </w:r>
                            <w:r>
                              <w:rPr>
                                <w:noProof/>
                              </w:rPr>
                              <w:t>11</w:t>
                            </w:r>
                            <w:r>
                              <w:fldChar w:fldCharType="end"/>
                            </w:r>
                            <w:r>
                              <w:t xml:space="preserve"> </w:t>
                            </w:r>
                            <w:r w:rsidR="00D24F7C">
                              <w:t>–</w:t>
                            </w:r>
                            <w:r>
                              <w:rPr>
                                <w:rFonts w:hint="cs"/>
                                <w:rtl/>
                              </w:rPr>
                              <w:t xml:space="preserve"> </w:t>
                            </w:r>
                            <w:r w:rsidR="00D24F7C">
                              <w:t>NUMBER OF WORDS IN A SENTENCE</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13936" id="_x0000_s1033" type="#_x0000_t202" style="position:absolute;margin-left:-3.65pt;margin-top:252.15pt;width:445.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78kGgIAAD8EAAAOAAAAZHJzL2Uyb0RvYy54bWysU1GP2jAMfp+0/xDlfRSY4K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" stroked="f">
                <v:textbox style="mso-fit-shape-to-text:t" inset="0,0,0,0">
                  <w:txbxContent>
                    <w:p w14:paraId="5980C1CE" w14:textId="0B530333" w:rsidR="00CF1181" w:rsidRPr="00CF1181" w:rsidRDefault="00CF1181" w:rsidP="00CF1181">
                      <w:pPr>
                        <w:pStyle w:val="Caption"/>
                        <w:jc w:val="center"/>
                        <w:rPr>
                          <w:rFonts w:ascii="Calibri" w:hAnsi="Calibri" w:cs="Calibri"/>
                          <w:noProof/>
                        </w:rPr>
                      </w:pPr>
                      <w:bookmarkStart w:id="48" w:name="_Toc138501261"/>
                      <w:bookmarkStart w:id="49" w:name="_Toc138501615"/>
                      <w:r>
                        <w:t xml:space="preserve">Figure </w:t>
                      </w:r>
                      <w:r>
                        <w:fldChar w:fldCharType="begin"/>
                      </w:r>
                      <w:r>
                        <w:instrText xml:space="preserve"> SEQ Figure \* ARABIC </w:instrText>
                      </w:r>
                      <w:r>
                        <w:fldChar w:fldCharType="separate"/>
                      </w:r>
                      <w:r>
                        <w:rPr>
                          <w:noProof/>
                        </w:rPr>
                        <w:t>11</w:t>
                      </w:r>
                      <w:r>
                        <w:fldChar w:fldCharType="end"/>
                      </w:r>
                      <w:r>
                        <w:t xml:space="preserve"> </w:t>
                      </w:r>
                      <w:r w:rsidR="00D24F7C">
                        <w:t>–</w:t>
                      </w:r>
                      <w:r>
                        <w:rPr>
                          <w:rFonts w:hint="cs"/>
                          <w:rtl/>
                        </w:rPr>
                        <w:t xml:space="preserve"> </w:t>
                      </w:r>
                      <w:r w:rsidR="00D24F7C">
                        <w:t>NUMBER OF WORDS IN A SENTENCE</w:t>
                      </w:r>
                      <w:bookmarkEnd w:id="48"/>
                      <w:bookmarkEnd w:id="49"/>
                    </w:p>
                  </w:txbxContent>
                </v:textbox>
                <w10:wrap type="square"/>
              </v:shape>
            </w:pict>
          </mc:Fallback>
        </mc:AlternateContent>
      </w:r>
      <w:r w:rsidR="00554FB8">
        <w:rPr>
          <w:rFonts w:ascii="Calibri" w:hAnsi="Calibri" w:cs="Calibri"/>
          <w:noProof/>
          <w:rtl/>
          <w:lang w:val="he-IL"/>
        </w:rPr>
        <w:drawing>
          <wp:anchor distT="0" distB="0" distL="114300" distR="114300" simplePos="0" relativeHeight="251682816" behindDoc="0" locked="0" layoutInCell="1" allowOverlap="1" wp14:anchorId="411C6C15" wp14:editId="4BE795E9">
            <wp:simplePos x="0" y="0"/>
            <wp:positionH relativeFrom="column">
              <wp:posOffset>-46355</wp:posOffset>
            </wp:positionH>
            <wp:positionV relativeFrom="paragraph">
              <wp:posOffset>140970</wp:posOffset>
            </wp:positionV>
            <wp:extent cx="5652770" cy="3004185"/>
            <wp:effectExtent l="0" t="0" r="0" b="5715"/>
            <wp:wrapSquare wrapText="bothSides"/>
            <wp:docPr id="68443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38799" name="Picture 684438799"/>
                    <pic:cNvPicPr/>
                  </pic:nvPicPr>
                  <pic:blipFill rotWithShape="1">
                    <a:blip r:embed="rId29">
                      <a:extLst>
                        <a:ext uri="{28A0092B-C50C-407E-A947-70E740481C1C}">
                          <a14:useLocalDpi xmlns:a14="http://schemas.microsoft.com/office/drawing/2010/main" val="0"/>
                        </a:ext>
                      </a:extLst>
                    </a:blip>
                    <a:srcRect r="34293"/>
                    <a:stretch/>
                  </pic:blipFill>
                  <pic:spPr bwMode="auto">
                    <a:xfrm>
                      <a:off x="0" y="0"/>
                      <a:ext cx="5652770" cy="3004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182A6" w14:textId="6A6E6950" w:rsidR="00E41A3B" w:rsidRPr="00B53BFE" w:rsidRDefault="00943833" w:rsidP="00306EBC">
      <w:pPr>
        <w:spacing w:line="360" w:lineRule="auto"/>
        <w:ind w:left="1058"/>
        <w:rPr>
          <w:rFonts w:ascii="Calibri" w:hAnsi="Calibri" w:cs="Calibri"/>
        </w:rPr>
      </w:pPr>
      <w:r w:rsidRPr="00B53BFE">
        <w:rPr>
          <w:rFonts w:ascii="Calibri" w:hAnsi="Calibri" w:cs="Calibri"/>
        </w:rPr>
        <w:t>In the tokenizer phase, the BERT model creates pads for the purpose of completing the matrix for sentences of uniform length, where the label 1 indicates that there is a word and the label 0 indicates that there is no word in the sentence, therefore these labels will not be considered for processing the text.</w:t>
      </w:r>
    </w:p>
    <w:p w14:paraId="44EF12AA" w14:textId="3E06246F" w:rsidR="00943833" w:rsidRPr="00306EBC" w:rsidRDefault="00943833" w:rsidP="00306EBC">
      <w:pPr>
        <w:pStyle w:val="ListParagraph"/>
        <w:numPr>
          <w:ilvl w:val="3"/>
          <w:numId w:val="87"/>
        </w:numPr>
        <w:spacing w:line="360" w:lineRule="auto"/>
        <w:rPr>
          <w:rFonts w:ascii="Calibri" w:hAnsi="Calibri" w:cs="Calibri"/>
        </w:rPr>
      </w:pPr>
      <w:r w:rsidRPr="00306EBC">
        <w:rPr>
          <w:rFonts w:ascii="Calibri" w:hAnsi="Calibri" w:cs="Calibri"/>
        </w:rPr>
        <w:t>How</w:t>
      </w:r>
      <w:r w:rsidR="001E30AD" w:rsidRPr="00306EBC">
        <w:rPr>
          <w:rFonts w:ascii="Calibri" w:hAnsi="Calibri" w:cs="Calibri"/>
        </w:rPr>
        <w:t xml:space="preserve"> does</w:t>
      </w:r>
      <w:r w:rsidRPr="00306EBC">
        <w:rPr>
          <w:rFonts w:ascii="Calibri" w:hAnsi="Calibri" w:cs="Calibri"/>
        </w:rPr>
        <w:t xml:space="preserve"> it work?</w:t>
      </w:r>
    </w:p>
    <w:p w14:paraId="71AA3CD9" w14:textId="430847D1" w:rsidR="00943833" w:rsidRPr="00B53BFE" w:rsidRDefault="00943833" w:rsidP="00306EBC">
      <w:pPr>
        <w:pStyle w:val="ListParagraph"/>
        <w:numPr>
          <w:ilvl w:val="0"/>
          <w:numId w:val="81"/>
        </w:numPr>
        <w:spacing w:line="360" w:lineRule="auto"/>
        <w:ind w:left="1134"/>
        <w:rPr>
          <w:rFonts w:ascii="Calibri" w:hAnsi="Calibri" w:cs="Calibri"/>
        </w:rPr>
      </w:pPr>
      <w:r w:rsidRPr="00B53BFE">
        <w:rPr>
          <w:rFonts w:ascii="Calibri" w:hAnsi="Calibri" w:cs="Calibri"/>
        </w:rPr>
        <w:t>Self-Attention Mechanism: The self-attention mechanism allows each word/token in the input sequence to attend to other words/tokens in the same sequence. It helps capture dependencies and relationships between different words, enabling BERT to understand the contextual information effectively.</w:t>
      </w:r>
    </w:p>
    <w:p w14:paraId="2AED36BC" w14:textId="12BC031C" w:rsidR="00943833" w:rsidRPr="00B53BFE" w:rsidRDefault="00943833" w:rsidP="00306EBC">
      <w:pPr>
        <w:pStyle w:val="ListParagraph"/>
        <w:numPr>
          <w:ilvl w:val="0"/>
          <w:numId w:val="81"/>
        </w:numPr>
        <w:spacing w:line="360" w:lineRule="auto"/>
        <w:ind w:left="1134"/>
        <w:rPr>
          <w:rFonts w:ascii="Calibri" w:hAnsi="Calibri" w:cs="Calibri"/>
        </w:rPr>
      </w:pPr>
      <w:r w:rsidRPr="00B53BFE">
        <w:rPr>
          <w:rFonts w:ascii="Calibri" w:hAnsi="Calibri" w:cs="Calibri"/>
        </w:rPr>
        <w:t>Encoding Contextualized Representations: Each transformer layer takes in the input tokens and generates contextualized representations for each token. These representations incorporate information from both preceding and following tokens, allowing BERT to capture the context in which each word appears.</w:t>
      </w:r>
    </w:p>
    <w:p w14:paraId="6959A555" w14:textId="39F02FE3" w:rsidR="00943833" w:rsidRPr="00B53BFE" w:rsidRDefault="00943833" w:rsidP="00306EBC">
      <w:pPr>
        <w:pStyle w:val="ListParagraph"/>
        <w:numPr>
          <w:ilvl w:val="0"/>
          <w:numId w:val="81"/>
        </w:numPr>
        <w:spacing w:line="360" w:lineRule="auto"/>
        <w:ind w:left="1134"/>
        <w:rPr>
          <w:rFonts w:ascii="Calibri" w:hAnsi="Calibri" w:cs="Calibri"/>
        </w:rPr>
      </w:pPr>
      <w:r w:rsidRPr="00B53BFE">
        <w:rPr>
          <w:rFonts w:ascii="Calibri" w:hAnsi="Calibri" w:cs="Calibri"/>
        </w:rPr>
        <w:t xml:space="preserve">Feature Extraction: Each transformer layer in BERT extracts higher-level features from the input tokens. The lower layers focus on low-level linguistic features, </w:t>
      </w:r>
      <w:r w:rsidRPr="00B53BFE">
        <w:rPr>
          <w:rFonts w:ascii="Calibri" w:hAnsi="Calibri" w:cs="Calibri"/>
        </w:rPr>
        <w:lastRenderedPageBreak/>
        <w:t>such as word forms and syntax, while the higher layers capture more abstract and semantic information.</w:t>
      </w:r>
    </w:p>
    <w:p w14:paraId="4EB6507D" w14:textId="46C3C855" w:rsidR="00E41A3B" w:rsidRPr="00306EBC" w:rsidRDefault="00943833" w:rsidP="00306EBC">
      <w:pPr>
        <w:pStyle w:val="ListParagraph"/>
        <w:numPr>
          <w:ilvl w:val="0"/>
          <w:numId w:val="81"/>
        </w:numPr>
        <w:spacing w:line="360" w:lineRule="auto"/>
        <w:ind w:left="1134"/>
        <w:rPr>
          <w:rFonts w:ascii="Calibri" w:hAnsi="Calibri" w:cs="Calibri"/>
        </w:rPr>
      </w:pPr>
      <w:r w:rsidRPr="00306EBC">
        <w:rPr>
          <w:rFonts w:ascii="Calibri" w:hAnsi="Calibri" w:cs="Calibri"/>
        </w:rPr>
        <w:t>Fine-tuning and Transfer Learning: The multiple layers in BERT provide a hierarchical representation of the input text. After pretraining on large-scale corpora, the pre</w:t>
      </w:r>
      <w:r w:rsidR="001E30AD" w:rsidRPr="00306EBC">
        <w:rPr>
          <w:rFonts w:ascii="Calibri" w:hAnsi="Calibri" w:cs="Calibri"/>
        </w:rPr>
        <w:t>-</w:t>
      </w:r>
      <w:r w:rsidRPr="00306EBC">
        <w:rPr>
          <w:rFonts w:ascii="Calibri" w:hAnsi="Calibri" w:cs="Calibri"/>
        </w:rPr>
        <w:t>trained BERT model can be fine-tuned on specific downstream tasks, such as sentiment analysis or named entity recognition. The layers closer to the input can capture task-independent features, while the deeper layers can adapt to task-specific patterns during fine-tuning.</w:t>
      </w:r>
    </w:p>
    <w:p w14:paraId="22A9062F" w14:textId="7CB7AC7C" w:rsidR="006E3938" w:rsidRPr="00B53BFE" w:rsidRDefault="00943833" w:rsidP="00F6210F">
      <w:pPr>
        <w:spacing w:line="360" w:lineRule="auto"/>
        <w:ind w:left="426"/>
        <w:rPr>
          <w:rFonts w:ascii="Calibri" w:hAnsi="Calibri" w:cs="Calibri"/>
          <w:noProof/>
        </w:rPr>
      </w:pPr>
      <w:r w:rsidRPr="00B53BFE">
        <w:rPr>
          <w:rFonts w:ascii="Calibri" w:hAnsi="Calibri" w:cs="Calibri"/>
        </w:rPr>
        <w:t>Each transformer layer involves multiple sub-layers, such as self-attention and feed-forward neural networks, which contribute to the overall transformation of the input tokens at each layer.</w:t>
      </w:r>
      <w:r w:rsidR="006E3938" w:rsidRPr="00B53BFE">
        <w:rPr>
          <w:rFonts w:ascii="Calibri" w:hAnsi="Calibri" w:cs="Calibri"/>
          <w:noProof/>
        </w:rPr>
        <w:t xml:space="preserve"> </w:t>
      </w:r>
    </w:p>
    <w:p w14:paraId="003C7394" w14:textId="211EF87C" w:rsidR="006E3938" w:rsidRPr="00B53BFE" w:rsidRDefault="00CF1181" w:rsidP="00F6210F">
      <w:pPr>
        <w:spacing w:line="360" w:lineRule="auto"/>
        <w:ind w:left="426"/>
        <w:rPr>
          <w:rFonts w:ascii="Calibri" w:hAnsi="Calibri" w:cs="Calibri"/>
          <w:noProof/>
        </w:rPr>
      </w:pPr>
      <w:r>
        <w:rPr>
          <w:noProof/>
        </w:rPr>
        <mc:AlternateContent>
          <mc:Choice Requires="wps">
            <w:drawing>
              <wp:anchor distT="0" distB="0" distL="114300" distR="114300" simplePos="0" relativeHeight="251697152" behindDoc="0" locked="0" layoutInCell="1" allowOverlap="1" wp14:anchorId="3C2F8384" wp14:editId="63F327DB">
                <wp:simplePos x="0" y="0"/>
                <wp:positionH relativeFrom="column">
                  <wp:posOffset>614045</wp:posOffset>
                </wp:positionH>
                <wp:positionV relativeFrom="paragraph">
                  <wp:posOffset>3550285</wp:posOffset>
                </wp:positionV>
                <wp:extent cx="4972050" cy="635"/>
                <wp:effectExtent l="0" t="0" r="6350" b="0"/>
                <wp:wrapSquare wrapText="bothSides"/>
                <wp:docPr id="2137671903" name="Text Box 1"/>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5DFF7589" w14:textId="6BC60006" w:rsidR="00CF1181" w:rsidRPr="00AA1E10" w:rsidRDefault="00CF1181" w:rsidP="00CF1181">
                            <w:pPr>
                              <w:pStyle w:val="Caption"/>
                              <w:jc w:val="center"/>
                              <w:rPr>
                                <w:rFonts w:ascii="Calibri" w:hAnsi="Calibri" w:cs="Calibri"/>
                                <w:noProof/>
                              </w:rPr>
                            </w:pPr>
                            <w:bookmarkStart w:id="50" w:name="_Toc138501262"/>
                            <w:bookmarkStart w:id="51" w:name="_Toc138501616"/>
                            <w:r>
                              <w:t xml:space="preserve">Figure </w:t>
                            </w:r>
                            <w:r>
                              <w:fldChar w:fldCharType="begin"/>
                            </w:r>
                            <w:r>
                              <w:instrText xml:space="preserve"> SEQ Figure \* ARABIC </w:instrText>
                            </w:r>
                            <w:r>
                              <w:fldChar w:fldCharType="separate"/>
                            </w:r>
                            <w:r>
                              <w:rPr>
                                <w:noProof/>
                              </w:rPr>
                              <w:t>12</w:t>
                            </w:r>
                            <w:r>
                              <w:fldChar w:fldCharType="end"/>
                            </w:r>
                            <w:r>
                              <w:rPr>
                                <w:rFonts w:hint="cs"/>
                                <w:rtl/>
                              </w:rPr>
                              <w:t xml:space="preserve"> </w:t>
                            </w:r>
                            <w:r w:rsidR="00D24F7C">
                              <w:rPr>
                                <w:rtl/>
                              </w:rPr>
                              <w:t>–</w:t>
                            </w:r>
                            <w:r>
                              <w:rPr>
                                <w:rFonts w:hint="cs"/>
                                <w:rtl/>
                              </w:rPr>
                              <w:t xml:space="preserve"> </w:t>
                            </w:r>
                            <w:r w:rsidR="00D24F7C">
                              <w:t>BERT LAYERS</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F8384" id="_x0000_s1034" type="#_x0000_t202" style="position:absolute;left:0;text-align:left;margin-left:48.35pt;margin-top:279.55pt;width:39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" stroked="f">
                <v:textbox style="mso-fit-shape-to-text:t" inset="0,0,0,0">
                  <w:txbxContent>
                    <w:p w14:paraId="5DFF7589" w14:textId="6BC60006" w:rsidR="00CF1181" w:rsidRPr="00AA1E10" w:rsidRDefault="00CF1181" w:rsidP="00CF1181">
                      <w:pPr>
                        <w:pStyle w:val="Caption"/>
                        <w:jc w:val="center"/>
                        <w:rPr>
                          <w:rFonts w:ascii="Calibri" w:hAnsi="Calibri" w:cs="Calibri"/>
                          <w:noProof/>
                        </w:rPr>
                      </w:pPr>
                      <w:bookmarkStart w:id="52" w:name="_Toc138501262"/>
                      <w:bookmarkStart w:id="53" w:name="_Toc138501616"/>
                      <w:r>
                        <w:t xml:space="preserve">Figure </w:t>
                      </w:r>
                      <w:r>
                        <w:fldChar w:fldCharType="begin"/>
                      </w:r>
                      <w:r>
                        <w:instrText xml:space="preserve"> SEQ Figure \* ARABIC </w:instrText>
                      </w:r>
                      <w:r>
                        <w:fldChar w:fldCharType="separate"/>
                      </w:r>
                      <w:r>
                        <w:rPr>
                          <w:noProof/>
                        </w:rPr>
                        <w:t>12</w:t>
                      </w:r>
                      <w:r>
                        <w:fldChar w:fldCharType="end"/>
                      </w:r>
                      <w:r>
                        <w:rPr>
                          <w:rFonts w:hint="cs"/>
                          <w:rtl/>
                        </w:rPr>
                        <w:t xml:space="preserve"> </w:t>
                      </w:r>
                      <w:r w:rsidR="00D24F7C">
                        <w:rPr>
                          <w:rtl/>
                        </w:rPr>
                        <w:t>–</w:t>
                      </w:r>
                      <w:r>
                        <w:rPr>
                          <w:rFonts w:hint="cs"/>
                          <w:rtl/>
                        </w:rPr>
                        <w:t xml:space="preserve"> </w:t>
                      </w:r>
                      <w:r w:rsidR="00D24F7C">
                        <w:t>BERT LAYERS</w:t>
                      </w:r>
                      <w:bookmarkEnd w:id="52"/>
                      <w:bookmarkEnd w:id="53"/>
                    </w:p>
                  </w:txbxContent>
                </v:textbox>
                <w10:wrap type="square"/>
              </v:shape>
            </w:pict>
          </mc:Fallback>
        </mc:AlternateContent>
      </w:r>
      <w:r w:rsidR="00554FB8" w:rsidRPr="00B53BFE">
        <w:rPr>
          <w:rFonts w:ascii="Calibri" w:hAnsi="Calibri" w:cs="Calibri"/>
          <w:noProof/>
        </w:rPr>
        <w:drawing>
          <wp:anchor distT="0" distB="0" distL="114300" distR="114300" simplePos="0" relativeHeight="251679744" behindDoc="0" locked="0" layoutInCell="1" allowOverlap="1" wp14:anchorId="4B3909C5" wp14:editId="4AACF539">
            <wp:simplePos x="0" y="0"/>
            <wp:positionH relativeFrom="column">
              <wp:posOffset>614045</wp:posOffset>
            </wp:positionH>
            <wp:positionV relativeFrom="paragraph">
              <wp:posOffset>87313</wp:posOffset>
            </wp:positionV>
            <wp:extent cx="4972050" cy="3406140"/>
            <wp:effectExtent l="0" t="0" r="6350" b="0"/>
            <wp:wrapSquare wrapText="bothSides"/>
            <wp:docPr id="1989478225"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78225" name="Picture 18" descr="A screenshot of a computer&#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4972050" cy="3406140"/>
                    </a:xfrm>
                    <a:prstGeom prst="rect">
                      <a:avLst/>
                    </a:prstGeom>
                  </pic:spPr>
                </pic:pic>
              </a:graphicData>
            </a:graphic>
            <wp14:sizeRelH relativeFrom="page">
              <wp14:pctWidth>0</wp14:pctWidth>
            </wp14:sizeRelH>
            <wp14:sizeRelV relativeFrom="page">
              <wp14:pctHeight>0</wp14:pctHeight>
            </wp14:sizeRelV>
          </wp:anchor>
        </w:drawing>
      </w:r>
    </w:p>
    <w:p w14:paraId="431A71F6" w14:textId="687BFA16" w:rsidR="006E3938" w:rsidRPr="00B53BFE" w:rsidRDefault="006E3938" w:rsidP="00F6210F">
      <w:pPr>
        <w:spacing w:line="360" w:lineRule="auto"/>
        <w:ind w:left="426"/>
        <w:rPr>
          <w:rFonts w:ascii="Calibri" w:hAnsi="Calibri" w:cs="Calibri"/>
          <w:noProof/>
        </w:rPr>
      </w:pPr>
    </w:p>
    <w:p w14:paraId="62BD0892" w14:textId="227C3E1F" w:rsidR="006E3938" w:rsidRPr="00B53BFE" w:rsidRDefault="006E3938" w:rsidP="00F6210F">
      <w:pPr>
        <w:spacing w:line="360" w:lineRule="auto"/>
        <w:ind w:left="426"/>
        <w:rPr>
          <w:rFonts w:ascii="Calibri" w:hAnsi="Calibri" w:cs="Calibri"/>
          <w:noProof/>
        </w:rPr>
      </w:pPr>
    </w:p>
    <w:p w14:paraId="28CE53BF" w14:textId="4547D487" w:rsidR="006E3938" w:rsidRPr="00B53BFE" w:rsidRDefault="006E3938" w:rsidP="00F6210F">
      <w:pPr>
        <w:spacing w:line="360" w:lineRule="auto"/>
        <w:ind w:left="426"/>
        <w:rPr>
          <w:rFonts w:ascii="Calibri" w:hAnsi="Calibri" w:cs="Calibri"/>
          <w:noProof/>
        </w:rPr>
      </w:pPr>
    </w:p>
    <w:p w14:paraId="67CACC20" w14:textId="4EB69B82" w:rsidR="006E3938" w:rsidRPr="00B53BFE" w:rsidRDefault="006E3938" w:rsidP="00F6210F">
      <w:pPr>
        <w:spacing w:line="360" w:lineRule="auto"/>
        <w:ind w:left="426"/>
        <w:rPr>
          <w:rFonts w:ascii="Calibri" w:hAnsi="Calibri" w:cs="Calibri"/>
          <w:noProof/>
        </w:rPr>
      </w:pPr>
    </w:p>
    <w:p w14:paraId="7BF26BD8" w14:textId="6AC65A36" w:rsidR="006E3938" w:rsidRPr="00B53BFE" w:rsidRDefault="006E3938" w:rsidP="00F6210F">
      <w:pPr>
        <w:spacing w:line="360" w:lineRule="auto"/>
        <w:ind w:left="426"/>
        <w:rPr>
          <w:rFonts w:ascii="Calibri" w:hAnsi="Calibri" w:cs="Calibri"/>
          <w:noProof/>
        </w:rPr>
      </w:pPr>
    </w:p>
    <w:p w14:paraId="55F640B6" w14:textId="77777777" w:rsidR="006E3938" w:rsidRPr="00B53BFE" w:rsidRDefault="006E3938" w:rsidP="00F6210F">
      <w:pPr>
        <w:spacing w:line="360" w:lineRule="auto"/>
        <w:ind w:left="426"/>
        <w:rPr>
          <w:rFonts w:ascii="Calibri" w:hAnsi="Calibri" w:cs="Calibri"/>
          <w:noProof/>
        </w:rPr>
      </w:pPr>
    </w:p>
    <w:p w14:paraId="7D387AA8" w14:textId="77777777" w:rsidR="006E3938" w:rsidRDefault="006E3938" w:rsidP="00F6210F">
      <w:pPr>
        <w:spacing w:line="360" w:lineRule="auto"/>
        <w:ind w:left="426"/>
        <w:rPr>
          <w:rFonts w:ascii="Calibri" w:hAnsi="Calibri" w:cs="Calibri"/>
          <w:noProof/>
        </w:rPr>
      </w:pPr>
    </w:p>
    <w:p w14:paraId="3BDCC400" w14:textId="77777777" w:rsidR="00554FB8" w:rsidRDefault="00554FB8" w:rsidP="00F6210F">
      <w:pPr>
        <w:spacing w:line="360" w:lineRule="auto"/>
        <w:ind w:left="426"/>
        <w:rPr>
          <w:rFonts w:ascii="Calibri" w:hAnsi="Calibri" w:cs="Calibri"/>
          <w:noProof/>
        </w:rPr>
      </w:pPr>
    </w:p>
    <w:p w14:paraId="75152B31" w14:textId="77777777" w:rsidR="00554FB8" w:rsidRDefault="00554FB8" w:rsidP="00F6210F">
      <w:pPr>
        <w:spacing w:line="360" w:lineRule="auto"/>
        <w:ind w:left="426"/>
        <w:rPr>
          <w:rFonts w:ascii="Calibri" w:hAnsi="Calibri" w:cs="Calibri"/>
          <w:noProof/>
        </w:rPr>
      </w:pPr>
    </w:p>
    <w:p w14:paraId="18C7EDF8" w14:textId="77777777" w:rsidR="00554FB8" w:rsidRDefault="00554FB8" w:rsidP="00F6210F">
      <w:pPr>
        <w:spacing w:line="360" w:lineRule="auto"/>
        <w:ind w:left="426"/>
        <w:rPr>
          <w:rFonts w:ascii="Calibri" w:hAnsi="Calibri" w:cs="Calibri"/>
          <w:noProof/>
        </w:rPr>
      </w:pPr>
    </w:p>
    <w:p w14:paraId="46A0DDF5" w14:textId="77777777" w:rsidR="00554FB8" w:rsidRDefault="00554FB8" w:rsidP="00F6210F">
      <w:pPr>
        <w:spacing w:line="360" w:lineRule="auto"/>
        <w:ind w:left="426"/>
        <w:rPr>
          <w:rFonts w:ascii="Calibri" w:hAnsi="Calibri" w:cs="Calibri"/>
          <w:noProof/>
        </w:rPr>
      </w:pPr>
    </w:p>
    <w:p w14:paraId="746389DA" w14:textId="77777777" w:rsidR="00554FB8" w:rsidRDefault="00554FB8" w:rsidP="00F6210F">
      <w:pPr>
        <w:spacing w:line="360" w:lineRule="auto"/>
        <w:ind w:left="426"/>
        <w:rPr>
          <w:rFonts w:ascii="Calibri" w:hAnsi="Calibri" w:cs="Calibri"/>
          <w:noProof/>
        </w:rPr>
      </w:pPr>
    </w:p>
    <w:p w14:paraId="537B579A" w14:textId="77777777" w:rsidR="00554FB8" w:rsidRDefault="00554FB8" w:rsidP="00F6210F">
      <w:pPr>
        <w:spacing w:line="360" w:lineRule="auto"/>
        <w:ind w:left="426"/>
        <w:rPr>
          <w:rFonts w:ascii="Calibri" w:hAnsi="Calibri" w:cs="Calibri"/>
          <w:noProof/>
        </w:rPr>
      </w:pPr>
    </w:p>
    <w:p w14:paraId="51FC673B" w14:textId="77777777" w:rsidR="00554FB8" w:rsidRDefault="00554FB8" w:rsidP="00F6210F">
      <w:pPr>
        <w:spacing w:line="360" w:lineRule="auto"/>
        <w:ind w:left="426"/>
        <w:rPr>
          <w:rFonts w:ascii="Calibri" w:hAnsi="Calibri" w:cs="Calibri"/>
          <w:noProof/>
        </w:rPr>
      </w:pPr>
    </w:p>
    <w:p w14:paraId="3D423AE6" w14:textId="77777777" w:rsidR="00554FB8" w:rsidRDefault="00554FB8" w:rsidP="00F6210F">
      <w:pPr>
        <w:spacing w:line="360" w:lineRule="auto"/>
        <w:ind w:left="426"/>
        <w:rPr>
          <w:rFonts w:ascii="Calibri" w:hAnsi="Calibri" w:cs="Calibri"/>
          <w:noProof/>
        </w:rPr>
      </w:pPr>
    </w:p>
    <w:p w14:paraId="46857B75" w14:textId="77777777" w:rsidR="00554FB8" w:rsidRDefault="00554FB8" w:rsidP="00F6210F">
      <w:pPr>
        <w:spacing w:line="360" w:lineRule="auto"/>
        <w:ind w:left="426"/>
        <w:rPr>
          <w:rFonts w:ascii="Calibri" w:hAnsi="Calibri" w:cs="Calibri"/>
          <w:noProof/>
        </w:rPr>
      </w:pPr>
    </w:p>
    <w:p w14:paraId="26019D84" w14:textId="77777777" w:rsidR="00554FB8" w:rsidRPr="00B53BFE" w:rsidRDefault="00554FB8" w:rsidP="00F6210F">
      <w:pPr>
        <w:spacing w:line="360" w:lineRule="auto"/>
        <w:ind w:left="426"/>
        <w:rPr>
          <w:rFonts w:ascii="Calibri" w:hAnsi="Calibri" w:cs="Calibri"/>
          <w:noProof/>
        </w:rPr>
      </w:pPr>
    </w:p>
    <w:p w14:paraId="2DA1403C" w14:textId="77777777" w:rsidR="006E3938" w:rsidRPr="00B53BFE" w:rsidRDefault="006E3938" w:rsidP="00F6210F">
      <w:pPr>
        <w:spacing w:line="360" w:lineRule="auto"/>
        <w:ind w:left="426"/>
        <w:rPr>
          <w:rFonts w:ascii="Calibri" w:hAnsi="Calibri" w:cs="Calibri"/>
          <w:noProof/>
        </w:rPr>
      </w:pPr>
    </w:p>
    <w:p w14:paraId="4EF3A43B" w14:textId="77777777" w:rsidR="006E3938" w:rsidRPr="00B53BFE" w:rsidRDefault="006E3938" w:rsidP="00F6210F">
      <w:pPr>
        <w:spacing w:line="360" w:lineRule="auto"/>
        <w:ind w:left="426"/>
        <w:rPr>
          <w:rFonts w:ascii="Calibri" w:hAnsi="Calibri" w:cs="Calibri"/>
        </w:rPr>
      </w:pPr>
    </w:p>
    <w:p w14:paraId="49E858CC" w14:textId="77777777" w:rsidR="00943833" w:rsidRPr="00B53BFE" w:rsidRDefault="00943833" w:rsidP="00F6210F">
      <w:pPr>
        <w:spacing w:line="360" w:lineRule="auto"/>
        <w:rPr>
          <w:rFonts w:ascii="Calibri" w:hAnsi="Calibri" w:cs="Calibri"/>
        </w:rPr>
      </w:pPr>
    </w:p>
    <w:p w14:paraId="493FBF75" w14:textId="50BC404F" w:rsidR="00943833" w:rsidRPr="001A1442" w:rsidRDefault="00943833" w:rsidP="00306EBC">
      <w:pPr>
        <w:pStyle w:val="ListParagraph"/>
        <w:numPr>
          <w:ilvl w:val="3"/>
          <w:numId w:val="87"/>
        </w:numPr>
        <w:spacing w:line="360" w:lineRule="auto"/>
        <w:rPr>
          <w:rFonts w:ascii="Calibri" w:hAnsi="Calibri" w:cs="Calibri"/>
        </w:rPr>
      </w:pPr>
      <w:r w:rsidRPr="001A1442">
        <w:rPr>
          <w:rFonts w:ascii="Calibri" w:hAnsi="Calibri" w:cs="Calibri"/>
        </w:rPr>
        <w:lastRenderedPageBreak/>
        <w:t>Highlights and comments from the code</w:t>
      </w:r>
      <w:r w:rsidR="001A1442">
        <w:rPr>
          <w:rFonts w:ascii="Calibri" w:hAnsi="Calibri" w:cs="Calibri"/>
        </w:rPr>
        <w:t>:</w:t>
      </w:r>
    </w:p>
    <w:p w14:paraId="7070F1F1" w14:textId="1F51E123" w:rsidR="00943833" w:rsidRPr="00B53BFE" w:rsidRDefault="00943833" w:rsidP="00F6210F">
      <w:pPr>
        <w:spacing w:line="360" w:lineRule="auto"/>
        <w:ind w:left="426"/>
        <w:rPr>
          <w:rFonts w:ascii="Calibri" w:hAnsi="Calibri" w:cs="Calibri"/>
        </w:rPr>
      </w:pPr>
      <w:r w:rsidRPr="00B53BFE">
        <w:rPr>
          <w:rFonts w:ascii="Calibri" w:hAnsi="Calibri" w:cs="Calibri"/>
        </w:rPr>
        <w:t xml:space="preserve">The model.train() function is typically used in PyTorch to set the model in training mode. </w:t>
      </w:r>
    </w:p>
    <w:p w14:paraId="37FE98EC" w14:textId="09988058" w:rsidR="00943833" w:rsidRPr="00B53BFE" w:rsidRDefault="00943833" w:rsidP="00F6210F">
      <w:pPr>
        <w:spacing w:line="360" w:lineRule="auto"/>
        <w:ind w:left="426"/>
        <w:rPr>
          <w:rFonts w:ascii="Calibri" w:hAnsi="Calibri" w:cs="Calibri"/>
        </w:rPr>
      </w:pPr>
      <w:r w:rsidRPr="00B53BFE">
        <w:rPr>
          <w:rFonts w:ascii="Calibri" w:hAnsi="Calibri" w:cs="Calibri"/>
        </w:rPr>
        <w:t xml:space="preserve">When you call model.train(), it activates certain modules in the model that behave differently during training compared to evaluation/testing. </w:t>
      </w:r>
    </w:p>
    <w:p w14:paraId="3D3D5EA4" w14:textId="2E35F0EA" w:rsidR="00943833" w:rsidRPr="00B53BFE" w:rsidRDefault="00943833" w:rsidP="00F6210F">
      <w:pPr>
        <w:spacing w:line="360" w:lineRule="auto"/>
        <w:ind w:left="426"/>
        <w:rPr>
          <w:rFonts w:ascii="Calibri" w:hAnsi="Calibri" w:cs="Calibri"/>
        </w:rPr>
      </w:pPr>
      <w:r w:rsidRPr="00B53BFE">
        <w:rPr>
          <w:rFonts w:ascii="Calibri" w:hAnsi="Calibri" w:cs="Calibri"/>
        </w:rPr>
        <w:t>These modules include dropout and batch normalization layers.</w:t>
      </w:r>
    </w:p>
    <w:p w14:paraId="7664894D" w14:textId="77777777" w:rsidR="00943833" w:rsidRPr="00B53BFE" w:rsidRDefault="00943833" w:rsidP="00F6210F">
      <w:pPr>
        <w:spacing w:line="360" w:lineRule="auto"/>
        <w:ind w:left="426"/>
        <w:rPr>
          <w:rFonts w:ascii="Calibri" w:hAnsi="Calibri" w:cs="Calibri"/>
        </w:rPr>
      </w:pPr>
      <w:r w:rsidRPr="00B53BFE">
        <w:rPr>
          <w:rFonts w:ascii="Calibri" w:hAnsi="Calibri" w:cs="Calibri"/>
        </w:rPr>
        <w:t xml:space="preserve">During training, dropout layers randomly set a fraction of their inputs to zero, </w:t>
      </w:r>
    </w:p>
    <w:p w14:paraId="09F43301" w14:textId="77777777" w:rsidR="00943833" w:rsidRPr="00B53BFE" w:rsidRDefault="00943833" w:rsidP="00F6210F">
      <w:pPr>
        <w:spacing w:line="360" w:lineRule="auto"/>
        <w:ind w:left="426"/>
        <w:rPr>
          <w:rFonts w:ascii="Calibri" w:hAnsi="Calibri" w:cs="Calibri"/>
        </w:rPr>
      </w:pPr>
      <w:r w:rsidRPr="00B53BFE">
        <w:rPr>
          <w:rFonts w:ascii="Calibri" w:hAnsi="Calibri" w:cs="Calibri"/>
        </w:rPr>
        <w:t xml:space="preserve">which helps in regularization and prevents overfitting. </w:t>
      </w:r>
    </w:p>
    <w:p w14:paraId="785573B8" w14:textId="77777777" w:rsidR="00943833" w:rsidRPr="00B53BFE" w:rsidRDefault="00943833" w:rsidP="00F6210F">
      <w:pPr>
        <w:spacing w:line="360" w:lineRule="auto"/>
        <w:ind w:left="426"/>
        <w:rPr>
          <w:rFonts w:ascii="Calibri" w:hAnsi="Calibri" w:cs="Calibri"/>
        </w:rPr>
      </w:pPr>
      <w:r w:rsidRPr="00B53BFE">
        <w:rPr>
          <w:rFonts w:ascii="Calibri" w:hAnsi="Calibri" w:cs="Calibri"/>
        </w:rPr>
        <w:t>Batch normalization layers calculate batch-wise statistics and normalize the inputs, aiding in faster convergence and improved generalization.</w:t>
      </w:r>
    </w:p>
    <w:p w14:paraId="01454931" w14:textId="77777777" w:rsidR="00943833" w:rsidRPr="00B53BFE" w:rsidRDefault="00943833" w:rsidP="00F6210F">
      <w:pPr>
        <w:spacing w:line="360" w:lineRule="auto"/>
        <w:ind w:left="426"/>
        <w:rPr>
          <w:rFonts w:ascii="Calibri" w:hAnsi="Calibri" w:cs="Calibri"/>
        </w:rPr>
      </w:pPr>
      <w:r w:rsidRPr="00B53BFE">
        <w:rPr>
          <w:rFonts w:ascii="Calibri" w:hAnsi="Calibri" w:cs="Calibri"/>
        </w:rPr>
        <w:t xml:space="preserve">By default, PyTorch sets the model to training mode when you create an instance of it. </w:t>
      </w:r>
    </w:p>
    <w:p w14:paraId="5346A678" w14:textId="5A158D47" w:rsidR="00943833" w:rsidRPr="00B53BFE" w:rsidRDefault="00943833" w:rsidP="00F6210F">
      <w:pPr>
        <w:spacing w:line="360" w:lineRule="auto"/>
        <w:ind w:left="426"/>
        <w:rPr>
          <w:rFonts w:ascii="Calibri" w:hAnsi="Calibri" w:cs="Calibri"/>
        </w:rPr>
      </w:pPr>
      <w:r w:rsidRPr="00B53BFE">
        <w:rPr>
          <w:rFonts w:ascii="Calibri" w:hAnsi="Calibri" w:cs="Calibri"/>
        </w:rPr>
        <w:t>However, it's good practice to call model.train() explicitly before the training loop to ensure that the model is indeed in the training mode.</w:t>
      </w:r>
    </w:p>
    <w:p w14:paraId="69F95943" w14:textId="77777777" w:rsidR="00943833" w:rsidRPr="00B53BFE" w:rsidRDefault="00943833" w:rsidP="00F6210F">
      <w:pPr>
        <w:spacing w:line="360" w:lineRule="auto"/>
        <w:ind w:left="426"/>
        <w:rPr>
          <w:rFonts w:ascii="Calibri" w:hAnsi="Calibri" w:cs="Calibri"/>
        </w:rPr>
      </w:pPr>
      <w:r w:rsidRPr="00B53BFE">
        <w:rPr>
          <w:rFonts w:ascii="Calibri" w:hAnsi="Calibri" w:cs="Calibri"/>
        </w:rPr>
        <w:t xml:space="preserve">After the training loop, you can call model.eval() to switch the model to evaluation mode. </w:t>
      </w:r>
    </w:p>
    <w:p w14:paraId="4AF22D5E" w14:textId="77777777" w:rsidR="001E30AD" w:rsidRPr="001E30AD" w:rsidRDefault="001E30AD" w:rsidP="001E30AD">
      <w:pPr>
        <w:spacing w:line="360" w:lineRule="auto"/>
        <w:ind w:left="426"/>
        <w:rPr>
          <w:rFonts w:ascii="Calibri" w:hAnsi="Calibri" w:cs="Calibri"/>
        </w:rPr>
      </w:pPr>
      <w:r w:rsidRPr="001E30AD">
        <w:rPr>
          <w:rFonts w:ascii="Calibri" w:hAnsi="Calibri" w:cs="Calibri"/>
        </w:rPr>
        <w:t xml:space="preserve">In the evaluation mode, the behavior of dropout and batch normalization layers changes. </w:t>
      </w:r>
    </w:p>
    <w:p w14:paraId="47C3429E" w14:textId="77777777" w:rsidR="001E30AD" w:rsidRPr="001E30AD" w:rsidRDefault="001E30AD" w:rsidP="001E30AD">
      <w:pPr>
        <w:spacing w:line="360" w:lineRule="auto"/>
        <w:ind w:left="426"/>
        <w:rPr>
          <w:rFonts w:ascii="Calibri" w:hAnsi="Calibri" w:cs="Calibri"/>
        </w:rPr>
      </w:pPr>
      <w:r w:rsidRPr="001E30AD">
        <w:rPr>
          <w:rFonts w:ascii="Calibri" w:hAnsi="Calibri" w:cs="Calibri"/>
        </w:rPr>
        <w:t>Dropout layers no longer drop inputs, and batch normalization layers use the running statistics computed during training instead of calculating batch-wise statistics.</w:t>
      </w:r>
    </w:p>
    <w:p w14:paraId="28DF8E94" w14:textId="77777777" w:rsidR="001E30AD" w:rsidRPr="001E30AD" w:rsidRDefault="001E30AD" w:rsidP="001E30AD">
      <w:pPr>
        <w:spacing w:line="360" w:lineRule="auto"/>
        <w:ind w:left="426"/>
        <w:rPr>
          <w:rFonts w:ascii="Calibri" w:hAnsi="Calibri" w:cs="Calibri"/>
        </w:rPr>
      </w:pPr>
      <w:r w:rsidRPr="001E30AD">
        <w:rPr>
          <w:rFonts w:ascii="Calibri" w:hAnsi="Calibri" w:cs="Calibri"/>
        </w:rPr>
        <w:t>It's essential to set the model to the appropriate mode (train() or eval()),</w:t>
      </w:r>
    </w:p>
    <w:p w14:paraId="236D7BD0" w14:textId="77777777" w:rsidR="001E30AD" w:rsidRPr="001E30AD" w:rsidRDefault="001E30AD" w:rsidP="001E30AD">
      <w:pPr>
        <w:spacing w:line="360" w:lineRule="auto"/>
        <w:ind w:left="426"/>
        <w:rPr>
          <w:rFonts w:ascii="Calibri" w:hAnsi="Calibri" w:cs="Calibri"/>
        </w:rPr>
      </w:pPr>
      <w:r w:rsidRPr="001E30AD">
        <w:rPr>
          <w:rFonts w:ascii="Calibri" w:hAnsi="Calibri" w:cs="Calibri"/>
        </w:rPr>
        <w:t>as it ensures that the correct behavior is applied to the model's modules during training and evaluation/testing, respectively.</w:t>
      </w:r>
    </w:p>
    <w:p w14:paraId="3A33AF4F" w14:textId="77777777" w:rsidR="001E30AD" w:rsidRPr="001E30AD" w:rsidRDefault="001E30AD" w:rsidP="001E30AD">
      <w:pPr>
        <w:spacing w:line="360" w:lineRule="auto"/>
        <w:ind w:left="426"/>
        <w:rPr>
          <w:rFonts w:ascii="Calibri" w:hAnsi="Calibri" w:cs="Calibri"/>
        </w:rPr>
      </w:pPr>
    </w:p>
    <w:p w14:paraId="7D89B0E5" w14:textId="6BD92DE2" w:rsidR="003270E1" w:rsidRDefault="001E30AD" w:rsidP="001E30AD">
      <w:pPr>
        <w:spacing w:line="360" w:lineRule="auto"/>
        <w:ind w:left="426"/>
        <w:rPr>
          <w:rFonts w:ascii="Calibri" w:hAnsi="Calibri" w:cs="Calibri"/>
        </w:rPr>
      </w:pPr>
      <w:r w:rsidRPr="001E30AD">
        <w:rPr>
          <w:rFonts w:ascii="Calibri" w:hAnsi="Calibri" w:cs="Calibri"/>
        </w:rPr>
        <w:t>As we expected, we can see very high results from training the model, of course, if we had chosen to run more epochs, we might have reached even higher results.</w:t>
      </w:r>
    </w:p>
    <w:p w14:paraId="0691D1B8" w14:textId="77777777" w:rsidR="003270E1" w:rsidRDefault="003270E1" w:rsidP="00F6210F">
      <w:pPr>
        <w:spacing w:line="360" w:lineRule="auto"/>
        <w:ind w:left="426"/>
        <w:rPr>
          <w:rFonts w:ascii="Calibri" w:hAnsi="Calibri" w:cs="Calibri"/>
        </w:rPr>
      </w:pPr>
    </w:p>
    <w:p w14:paraId="72D3468A" w14:textId="77777777" w:rsidR="003270E1" w:rsidRDefault="003270E1" w:rsidP="00F6210F">
      <w:pPr>
        <w:spacing w:line="360" w:lineRule="auto"/>
        <w:ind w:left="426"/>
        <w:rPr>
          <w:rFonts w:ascii="Calibri" w:hAnsi="Calibri" w:cs="Calibri"/>
        </w:rPr>
      </w:pPr>
    </w:p>
    <w:p w14:paraId="70A9F7FD" w14:textId="77777777" w:rsidR="003270E1" w:rsidRDefault="003270E1" w:rsidP="00F6210F">
      <w:pPr>
        <w:spacing w:line="360" w:lineRule="auto"/>
        <w:ind w:left="426"/>
        <w:rPr>
          <w:rFonts w:ascii="Calibri" w:hAnsi="Calibri" w:cs="Calibri"/>
        </w:rPr>
      </w:pPr>
    </w:p>
    <w:p w14:paraId="4CA361C9" w14:textId="77777777" w:rsidR="003270E1" w:rsidRDefault="003270E1" w:rsidP="00F6210F">
      <w:pPr>
        <w:spacing w:line="360" w:lineRule="auto"/>
        <w:ind w:left="426"/>
        <w:rPr>
          <w:rFonts w:ascii="Calibri" w:hAnsi="Calibri" w:cs="Calibri"/>
        </w:rPr>
      </w:pPr>
    </w:p>
    <w:p w14:paraId="7CA5DBEF" w14:textId="77777777" w:rsidR="003270E1" w:rsidRDefault="003270E1" w:rsidP="00F6210F">
      <w:pPr>
        <w:spacing w:line="360" w:lineRule="auto"/>
        <w:ind w:left="426"/>
        <w:rPr>
          <w:rFonts w:ascii="Calibri" w:hAnsi="Calibri" w:cs="Calibri"/>
        </w:rPr>
      </w:pPr>
    </w:p>
    <w:p w14:paraId="0952892A" w14:textId="77777777" w:rsidR="003270E1" w:rsidRDefault="003270E1" w:rsidP="00F6210F">
      <w:pPr>
        <w:spacing w:line="360" w:lineRule="auto"/>
        <w:ind w:left="426"/>
        <w:rPr>
          <w:rFonts w:ascii="Calibri" w:hAnsi="Calibri" w:cs="Calibri"/>
        </w:rPr>
      </w:pPr>
    </w:p>
    <w:p w14:paraId="314DDF0F" w14:textId="77777777" w:rsidR="003270E1" w:rsidRPr="00B53BFE" w:rsidRDefault="003270E1" w:rsidP="00F6210F">
      <w:pPr>
        <w:bidi/>
        <w:spacing w:line="360" w:lineRule="auto"/>
        <w:rPr>
          <w:rFonts w:ascii="Calibri" w:hAnsi="Calibri" w:cs="Calibri" w:hint="cs"/>
          <w:rtl/>
        </w:rPr>
      </w:pPr>
    </w:p>
    <w:p w14:paraId="48B25F10" w14:textId="3AAEA31A" w:rsidR="00BB2E2D" w:rsidRPr="00B53BFE" w:rsidRDefault="00CE702C" w:rsidP="001B6120">
      <w:pPr>
        <w:pStyle w:val="Heading2"/>
        <w:numPr>
          <w:ilvl w:val="0"/>
          <w:numId w:val="87"/>
        </w:numPr>
        <w:spacing w:line="360" w:lineRule="auto"/>
        <w:ind w:left="426"/>
        <w:jc w:val="left"/>
        <w:rPr>
          <w:rStyle w:val="Strong"/>
          <w:rFonts w:ascii="Calibri" w:hAnsi="Calibri" w:cs="Calibri"/>
          <w:b w:val="0"/>
          <w:bCs w:val="0"/>
        </w:rPr>
      </w:pPr>
      <w:bookmarkStart w:id="54" w:name="_Toc138501404"/>
      <w:r>
        <w:rPr>
          <w:rStyle w:val="Strong"/>
          <w:rFonts w:ascii="Calibri" w:hAnsi="Calibri" w:cs="Calibri"/>
          <w:b w:val="0"/>
          <w:bCs w:val="0"/>
        </w:rPr>
        <w:lastRenderedPageBreak/>
        <w:t>MODELS</w:t>
      </w:r>
      <w:r w:rsidR="00BB2E2D" w:rsidRPr="00B53BFE">
        <w:rPr>
          <w:rStyle w:val="Strong"/>
          <w:rFonts w:ascii="Calibri" w:hAnsi="Calibri" w:cs="Calibri"/>
          <w:b w:val="0"/>
          <w:bCs w:val="0"/>
        </w:rPr>
        <w:t xml:space="preserve"> </w:t>
      </w:r>
      <w:r>
        <w:rPr>
          <w:rStyle w:val="Strong"/>
          <w:rFonts w:ascii="Calibri" w:hAnsi="Calibri" w:cs="Calibri"/>
          <w:b w:val="0"/>
          <w:bCs w:val="0"/>
        </w:rPr>
        <w:t>EVALUATE</w:t>
      </w:r>
      <w:bookmarkEnd w:id="54"/>
      <w:r w:rsidR="00A3357D" w:rsidRPr="00B53BFE">
        <w:rPr>
          <w:rStyle w:val="Strong"/>
          <w:rFonts w:ascii="Calibri" w:hAnsi="Calibri" w:cs="Calibri"/>
          <w:b w:val="0"/>
          <w:bCs w:val="0"/>
        </w:rPr>
        <w:t xml:space="preserve"> </w:t>
      </w:r>
    </w:p>
    <w:p w14:paraId="4A200025" w14:textId="77777777" w:rsidR="00BB2E2D" w:rsidRPr="00B53BFE" w:rsidRDefault="00BB2E2D" w:rsidP="00F6210F">
      <w:pPr>
        <w:spacing w:line="360" w:lineRule="auto"/>
        <w:rPr>
          <w:rFonts w:ascii="Calibri" w:hAnsi="Calibri" w:cs="Calibri"/>
          <w:rtl/>
        </w:rPr>
      </w:pPr>
    </w:p>
    <w:p w14:paraId="439A682B" w14:textId="77777777" w:rsidR="00856BC1" w:rsidRPr="00856BC1" w:rsidRDefault="00856BC1" w:rsidP="00856BC1">
      <w:pPr>
        <w:spacing w:line="360" w:lineRule="auto"/>
        <w:rPr>
          <w:rFonts w:ascii="Calibri" w:hAnsi="Calibri" w:cs="Calibri"/>
        </w:rPr>
      </w:pPr>
      <w:r w:rsidRPr="00856BC1">
        <w:rPr>
          <w:rFonts w:ascii="Calibri" w:hAnsi="Calibri" w:cs="Calibri"/>
        </w:rPr>
        <w:t>The logistic regression model achieves a high accuracy of 0.93, indicating that it correctly classifies 93% of the time in your toxic/non-toxic classification task. It also has a high precision of 0.96, which implies that when it predicts a comment as toxic, it is correct 96% of the time. However, the recall and F1 scores are relatively low, 0.37 and 0.53, respectively, indicating that the model has difficulty identifying all toxic comments correctly.</w:t>
      </w:r>
    </w:p>
    <w:p w14:paraId="159B1D47" w14:textId="77777777" w:rsidR="00856BC1" w:rsidRPr="00856BC1" w:rsidRDefault="00856BC1" w:rsidP="00856BC1">
      <w:pPr>
        <w:spacing w:line="360" w:lineRule="auto"/>
        <w:rPr>
          <w:rFonts w:ascii="Calibri" w:hAnsi="Calibri" w:cs="Calibri"/>
        </w:rPr>
      </w:pPr>
      <w:r w:rsidRPr="00856BC1">
        <w:rPr>
          <w:rFonts w:ascii="Calibri" w:hAnsi="Calibri" w:cs="Calibri"/>
        </w:rPr>
        <w:t>The linear SVC model performs slightly better than logistic regression with an accuracy of 0.94. It shows a good balance between a precision of 0.84 and a recall of 0.59, resulting in an F1 score of 0.69. This suggests that the model maintains a reasonable trade-off between correctly identifying toxic annotations and minimizing false positives.</w:t>
      </w:r>
    </w:p>
    <w:p w14:paraId="7ABEF698" w14:textId="77777777" w:rsidR="00856BC1" w:rsidRPr="00856BC1" w:rsidRDefault="00856BC1" w:rsidP="00856BC1">
      <w:pPr>
        <w:spacing w:line="360" w:lineRule="auto"/>
        <w:rPr>
          <w:rFonts w:ascii="Calibri" w:hAnsi="Calibri" w:cs="Calibri"/>
        </w:rPr>
      </w:pPr>
      <w:r w:rsidRPr="00856BC1">
        <w:rPr>
          <w:rFonts w:ascii="Calibri" w:hAnsi="Calibri" w:cs="Calibri"/>
        </w:rPr>
        <w:t>MultinomialNB achieves an accuracy of 0.92, indicating an overall high classification performance for your toxic/non-toxic classification task. It exhibits perfect accuracy 1.0, meaning it does not produce false positive predictions. However, the recall is relatively low at 0.2, indicating that the model has difficulty identifying a significant proportion of the toxic comments. As a result, the F1 score is 0.39, reflecting the unbalanced performance between precision and recall.</w:t>
      </w:r>
    </w:p>
    <w:p w14:paraId="0B072234" w14:textId="77777777" w:rsidR="00856BC1" w:rsidRPr="00856BC1" w:rsidRDefault="00856BC1" w:rsidP="00856BC1">
      <w:pPr>
        <w:spacing w:line="360" w:lineRule="auto"/>
        <w:rPr>
          <w:rFonts w:ascii="Calibri" w:hAnsi="Calibri" w:cs="Calibri"/>
        </w:rPr>
      </w:pPr>
      <w:r w:rsidRPr="00856BC1">
        <w:rPr>
          <w:rFonts w:ascii="Calibri" w:hAnsi="Calibri" w:cs="Calibri"/>
        </w:rPr>
        <w:t>BERT outperforms the other models with a high accuracy of 0.96 in our project. It exhibits good precision of 0.8 and recall of 0.83 values, resulting in an F1 score of 0.81. This indicates that BERT achieves a strong balance between precision and recall, making it well-suited for the accurate classification of toxic and non-toxic annotations.</w:t>
      </w:r>
    </w:p>
    <w:p w14:paraId="6C506192" w14:textId="2BB7D778" w:rsidR="00E030DA" w:rsidRPr="00B53BFE" w:rsidRDefault="00856BC1" w:rsidP="00856BC1">
      <w:pPr>
        <w:spacing w:line="360" w:lineRule="auto"/>
        <w:rPr>
          <w:rFonts w:ascii="Calibri" w:hAnsi="Calibri" w:cs="Calibri"/>
        </w:rPr>
      </w:pPr>
      <w:r w:rsidRPr="00856BC1">
        <w:rPr>
          <w:rFonts w:ascii="Calibri" w:hAnsi="Calibri" w:cs="Calibri"/>
        </w:rPr>
        <w:t>In summary, BERT stands out as the best performer, with high precision, a solid balance between precision and recall, and an excellent F1 score. Furthermore, it is necessary to consider other factors such as computational resources, data size, and time which the BERT model also required a lot of adjustment.</w:t>
      </w:r>
    </w:p>
    <w:p w14:paraId="31537933" w14:textId="77777777" w:rsidR="00CF1181" w:rsidRDefault="00A3357D" w:rsidP="00CF1181">
      <w:pPr>
        <w:keepNext/>
        <w:spacing w:line="360" w:lineRule="auto"/>
      </w:pPr>
      <w:r w:rsidRPr="00B53BFE">
        <w:rPr>
          <w:rFonts w:ascii="Calibri" w:hAnsi="Calibri" w:cs="Calibri"/>
          <w:noProof/>
        </w:rPr>
        <w:lastRenderedPageBreak/>
        <w:drawing>
          <wp:inline distT="0" distB="0" distL="0" distR="0" wp14:anchorId="4037D82C" wp14:editId="396CF729">
            <wp:extent cx="5486400" cy="3200400"/>
            <wp:effectExtent l="0" t="0" r="12700" b="12700"/>
            <wp:docPr id="213074723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2DEA4EE" w14:textId="5AA3EF1E" w:rsidR="00E030DA" w:rsidRPr="00B53BFE" w:rsidRDefault="00CF1181" w:rsidP="00CF1181">
      <w:pPr>
        <w:pStyle w:val="Caption"/>
        <w:jc w:val="center"/>
        <w:rPr>
          <w:rFonts w:ascii="Calibri" w:hAnsi="Calibri" w:cs="Calibri"/>
          <w:rtl/>
        </w:rPr>
      </w:pPr>
      <w:bookmarkStart w:id="55" w:name="_Toc138501263"/>
      <w:bookmarkStart w:id="56" w:name="_Toc138501617"/>
      <w:r>
        <w:t xml:space="preserve">Figure </w:t>
      </w:r>
      <w:r>
        <w:fldChar w:fldCharType="begin"/>
      </w:r>
      <w:r>
        <w:instrText xml:space="preserve"> SEQ Figure \* ARABIC </w:instrText>
      </w:r>
      <w:r>
        <w:fldChar w:fldCharType="separate"/>
      </w:r>
      <w:r>
        <w:rPr>
          <w:noProof/>
        </w:rPr>
        <w:t>13</w:t>
      </w:r>
      <w:r>
        <w:fldChar w:fldCharType="end"/>
      </w:r>
      <w:r>
        <w:rPr>
          <w:rFonts w:hint="cs"/>
          <w:rtl/>
        </w:rPr>
        <w:t xml:space="preserve"> </w:t>
      </w:r>
      <w:r w:rsidR="00D24F7C">
        <w:rPr>
          <w:rtl/>
        </w:rPr>
        <w:t>–</w:t>
      </w:r>
      <w:r>
        <w:rPr>
          <w:rFonts w:hint="cs"/>
          <w:rtl/>
        </w:rPr>
        <w:t xml:space="preserve"> </w:t>
      </w:r>
      <w:r w:rsidR="00D24F7C">
        <w:t>CLASSIFICATION REPORT</w:t>
      </w:r>
      <w:bookmarkEnd w:id="55"/>
      <w:bookmarkEnd w:id="56"/>
    </w:p>
    <w:p w14:paraId="6438F9EF" w14:textId="77777777" w:rsidR="00BB2E2D" w:rsidRPr="00B53BFE" w:rsidRDefault="00BB2E2D" w:rsidP="00F6210F">
      <w:pPr>
        <w:spacing w:line="360" w:lineRule="auto"/>
        <w:rPr>
          <w:rFonts w:ascii="Calibri" w:hAnsi="Calibri" w:cs="Calibri"/>
        </w:rPr>
      </w:pPr>
    </w:p>
    <w:p w14:paraId="019734E0" w14:textId="77777777" w:rsidR="00856BC1" w:rsidRPr="00856BC1" w:rsidRDefault="00856BC1" w:rsidP="00856BC1">
      <w:pPr>
        <w:spacing w:line="360" w:lineRule="auto"/>
        <w:rPr>
          <w:rFonts w:ascii="Calibri" w:hAnsi="Calibri" w:cs="Calibri"/>
        </w:rPr>
      </w:pPr>
      <w:r w:rsidRPr="00856BC1">
        <w:rPr>
          <w:rFonts w:ascii="Calibri" w:hAnsi="Calibri" w:cs="Calibri"/>
        </w:rPr>
        <w:t xml:space="preserve">On the Confusion matrix logistic regression and MultinomialNB show high true positive rates but struggle with false negatives, while linear SVC achieves a reasonable balance. </w:t>
      </w:r>
    </w:p>
    <w:p w14:paraId="20D41752" w14:textId="77777777" w:rsidR="00856BC1" w:rsidRPr="00856BC1" w:rsidRDefault="00856BC1" w:rsidP="00856BC1">
      <w:pPr>
        <w:spacing w:line="360" w:lineRule="auto"/>
        <w:rPr>
          <w:rFonts w:ascii="Calibri" w:hAnsi="Calibri" w:cs="Calibri"/>
        </w:rPr>
      </w:pPr>
      <w:r w:rsidRPr="00856BC1">
        <w:rPr>
          <w:rFonts w:ascii="Calibri" w:hAnsi="Calibri" w:cs="Calibri"/>
        </w:rPr>
        <w:t xml:space="preserve">BERT turns out to be a strong performer with a good balance of true positives, true negatives, false positives, and false negatives. </w:t>
      </w:r>
    </w:p>
    <w:p w14:paraId="6F64399E" w14:textId="038F6EA2" w:rsidR="00A3357D" w:rsidRPr="00B53BFE" w:rsidRDefault="00856BC1" w:rsidP="00856BC1">
      <w:pPr>
        <w:spacing w:line="360" w:lineRule="auto"/>
        <w:rPr>
          <w:rFonts w:ascii="Calibri" w:hAnsi="Calibri" w:cs="Calibri"/>
        </w:rPr>
      </w:pPr>
      <w:r w:rsidRPr="00856BC1">
        <w:rPr>
          <w:rFonts w:ascii="Calibri" w:hAnsi="Calibri" w:cs="Calibri"/>
        </w:rPr>
        <w:t>Based on these observations, we can conclude that BERT is the most promising model for the accurate classification of toxic and non-toxic comments.</w:t>
      </w:r>
    </w:p>
    <w:p w14:paraId="1AB0580F" w14:textId="77777777" w:rsidR="00CF1181" w:rsidRDefault="00A3357D" w:rsidP="00CF1181">
      <w:pPr>
        <w:keepNext/>
        <w:spacing w:line="360" w:lineRule="auto"/>
      </w:pPr>
      <w:r w:rsidRPr="00B53BFE">
        <w:rPr>
          <w:rFonts w:ascii="Calibri" w:hAnsi="Calibri" w:cs="Calibri"/>
          <w:noProof/>
        </w:rPr>
        <w:drawing>
          <wp:inline distT="0" distB="0" distL="0" distR="0" wp14:anchorId="6CE1CF46" wp14:editId="2C564E1A">
            <wp:extent cx="5486400" cy="3200400"/>
            <wp:effectExtent l="0" t="0" r="12700" b="12700"/>
            <wp:docPr id="507252298"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DEDFF6E" w14:textId="5E568A2B" w:rsidR="00BB2E2D" w:rsidRPr="00B53BFE" w:rsidRDefault="00CF1181" w:rsidP="00CF1181">
      <w:pPr>
        <w:pStyle w:val="Caption"/>
        <w:jc w:val="center"/>
        <w:rPr>
          <w:rFonts w:ascii="Calibri" w:hAnsi="Calibri" w:cs="Calibri"/>
        </w:rPr>
      </w:pPr>
      <w:bookmarkStart w:id="57" w:name="_Toc138501264"/>
      <w:bookmarkStart w:id="58" w:name="_Toc138501618"/>
      <w:r>
        <w:t xml:space="preserve">Figure </w:t>
      </w:r>
      <w:r>
        <w:fldChar w:fldCharType="begin"/>
      </w:r>
      <w:r>
        <w:instrText xml:space="preserve"> SEQ Figure \* ARABIC </w:instrText>
      </w:r>
      <w:r>
        <w:fldChar w:fldCharType="separate"/>
      </w:r>
      <w:r>
        <w:rPr>
          <w:noProof/>
        </w:rPr>
        <w:t>14</w:t>
      </w:r>
      <w:r>
        <w:fldChar w:fldCharType="end"/>
      </w:r>
      <w:r>
        <w:t xml:space="preserve"> - </w:t>
      </w:r>
      <w:r w:rsidR="00D24F7C">
        <w:t>CONFUSSION</w:t>
      </w:r>
      <w:r>
        <w:t xml:space="preserve"> </w:t>
      </w:r>
      <w:r w:rsidR="00D24F7C">
        <w:t>MATRIX</w:t>
      </w:r>
      <w:bookmarkEnd w:id="57"/>
      <w:bookmarkEnd w:id="58"/>
    </w:p>
    <w:p w14:paraId="3D02F939" w14:textId="76837ABD" w:rsidR="00BB2E2D" w:rsidRPr="00B53BFE" w:rsidRDefault="00CE702C" w:rsidP="001B6120">
      <w:pPr>
        <w:pStyle w:val="Heading2"/>
        <w:numPr>
          <w:ilvl w:val="0"/>
          <w:numId w:val="87"/>
        </w:numPr>
        <w:spacing w:line="360" w:lineRule="auto"/>
        <w:ind w:left="426"/>
        <w:jc w:val="left"/>
        <w:rPr>
          <w:rStyle w:val="Strong"/>
          <w:rFonts w:ascii="Calibri" w:hAnsi="Calibri" w:cs="Calibri"/>
          <w:b w:val="0"/>
          <w:bCs w:val="0"/>
        </w:rPr>
      </w:pPr>
      <w:bookmarkStart w:id="59" w:name="_Toc138501405"/>
      <w:r>
        <w:rPr>
          <w:rStyle w:val="Strong"/>
          <w:rFonts w:ascii="Calibri" w:hAnsi="Calibri" w:cs="Calibri"/>
          <w:b w:val="0"/>
          <w:bCs w:val="0"/>
        </w:rPr>
        <w:lastRenderedPageBreak/>
        <w:t>CONCLUSION</w:t>
      </w:r>
      <w:bookmarkEnd w:id="59"/>
    </w:p>
    <w:p w14:paraId="5876EEA5" w14:textId="77777777" w:rsidR="00856BC1" w:rsidRPr="00856BC1" w:rsidRDefault="00856BC1" w:rsidP="00856BC1">
      <w:pPr>
        <w:spacing w:line="360" w:lineRule="auto"/>
        <w:rPr>
          <w:rFonts w:ascii="Calibri" w:hAnsi="Calibri" w:cs="Calibri"/>
        </w:rPr>
      </w:pPr>
    </w:p>
    <w:p w14:paraId="65AE13D2" w14:textId="77777777" w:rsidR="00856BC1" w:rsidRPr="00856BC1" w:rsidRDefault="00856BC1" w:rsidP="00856BC1">
      <w:pPr>
        <w:spacing w:line="360" w:lineRule="auto"/>
        <w:rPr>
          <w:rFonts w:ascii="Calibri" w:hAnsi="Calibri" w:cs="Calibri"/>
        </w:rPr>
      </w:pPr>
      <w:r w:rsidRPr="00856BC1">
        <w:rPr>
          <w:rFonts w:ascii="Calibri" w:hAnsi="Calibri" w:cs="Calibri"/>
        </w:rPr>
        <w:t>Throughout the semester, during the lessons and from the work on the project, we had the opportunity to research and discuss quite a few articles, articles, and exercises that deal with different practices for text classification.</w:t>
      </w:r>
    </w:p>
    <w:p w14:paraId="623B3DFF" w14:textId="77777777" w:rsidR="00856BC1" w:rsidRPr="00856BC1" w:rsidRDefault="00856BC1" w:rsidP="00856BC1">
      <w:pPr>
        <w:spacing w:line="360" w:lineRule="auto"/>
        <w:rPr>
          <w:rFonts w:ascii="Calibri" w:hAnsi="Calibri" w:cs="Calibri"/>
        </w:rPr>
      </w:pPr>
      <w:r w:rsidRPr="00856BC1">
        <w:rPr>
          <w:rFonts w:ascii="Calibri" w:hAnsi="Calibri" w:cs="Calibri"/>
        </w:rPr>
        <w:t>It is evident that this field is gaining momentum and meets many fields in the industry such as law, economics, medicine, and more.</w:t>
      </w:r>
    </w:p>
    <w:p w14:paraId="15C65042" w14:textId="77777777" w:rsidR="00856BC1" w:rsidRPr="00856BC1" w:rsidRDefault="00856BC1" w:rsidP="00856BC1">
      <w:pPr>
        <w:spacing w:line="360" w:lineRule="auto"/>
        <w:rPr>
          <w:rFonts w:ascii="Calibri" w:hAnsi="Calibri" w:cs="Calibri"/>
        </w:rPr>
      </w:pPr>
      <w:r w:rsidRPr="00856BC1">
        <w:rPr>
          <w:rFonts w:ascii="Calibri" w:hAnsi="Calibri" w:cs="Calibri"/>
        </w:rPr>
        <w:t>The learning within the project enriched her with practically applied tools to implement the text analysis and classification process.</w:t>
      </w:r>
    </w:p>
    <w:p w14:paraId="7401A7AD" w14:textId="77777777" w:rsidR="00856BC1" w:rsidRPr="00856BC1" w:rsidRDefault="00856BC1" w:rsidP="00856BC1">
      <w:pPr>
        <w:spacing w:line="360" w:lineRule="auto"/>
        <w:rPr>
          <w:rFonts w:ascii="Calibri" w:hAnsi="Calibri" w:cs="Calibri"/>
        </w:rPr>
      </w:pPr>
      <w:r w:rsidRPr="00856BC1">
        <w:rPr>
          <w:rFonts w:ascii="Calibri" w:hAnsi="Calibri" w:cs="Calibri"/>
        </w:rPr>
        <w:t>Starting with the stages of learning the data and comparing them to parallel projects, the process of preparing the data is very different from working with numerical data and ending with the realization of the models with an emphasis on the BERT model and the adjustment of the parameters to extract effective results.</w:t>
      </w:r>
    </w:p>
    <w:p w14:paraId="7E8A7E6C" w14:textId="77777777" w:rsidR="00856BC1" w:rsidRPr="00856BC1" w:rsidRDefault="00856BC1" w:rsidP="00856BC1">
      <w:pPr>
        <w:spacing w:line="360" w:lineRule="auto"/>
        <w:rPr>
          <w:rFonts w:ascii="Calibri" w:hAnsi="Calibri" w:cs="Calibri"/>
        </w:rPr>
      </w:pPr>
      <w:r w:rsidRPr="00856BC1">
        <w:rPr>
          <w:rFonts w:ascii="Calibri" w:hAnsi="Calibri" w:cs="Calibri"/>
        </w:rPr>
        <w:t>The joint work contributed to mutual learning and maximum exploitation of the project as a teaching act.</w:t>
      </w:r>
    </w:p>
    <w:p w14:paraId="2220E8B3" w14:textId="77777777" w:rsidR="00856BC1" w:rsidRPr="00856BC1" w:rsidRDefault="00856BC1" w:rsidP="00856BC1">
      <w:pPr>
        <w:spacing w:line="360" w:lineRule="auto"/>
        <w:rPr>
          <w:rFonts w:ascii="Calibri" w:hAnsi="Calibri" w:cs="Calibri"/>
        </w:rPr>
      </w:pPr>
      <w:r w:rsidRPr="00856BC1">
        <w:rPr>
          <w:rFonts w:ascii="Calibri" w:hAnsi="Calibri" w:cs="Calibri"/>
        </w:rPr>
        <w:t>There are several topics that we would recommend for further research:</w:t>
      </w:r>
    </w:p>
    <w:p w14:paraId="638BF16B" w14:textId="5D52648E" w:rsidR="00856BC1" w:rsidRPr="00562DC4" w:rsidRDefault="00856BC1" w:rsidP="00562DC4">
      <w:pPr>
        <w:pStyle w:val="ListParagraph"/>
        <w:numPr>
          <w:ilvl w:val="1"/>
          <w:numId w:val="87"/>
        </w:numPr>
        <w:spacing w:line="360" w:lineRule="auto"/>
        <w:rPr>
          <w:rFonts w:ascii="Calibri" w:hAnsi="Calibri" w:cs="Calibri"/>
        </w:rPr>
      </w:pPr>
      <w:r w:rsidRPr="00562DC4">
        <w:rPr>
          <w:rFonts w:ascii="Calibri" w:hAnsi="Calibri" w:cs="Calibri"/>
        </w:rPr>
        <w:t>Trial and error small &amp; large SpaCy.</w:t>
      </w:r>
    </w:p>
    <w:p w14:paraId="0AB98046" w14:textId="225949D9" w:rsidR="00856BC1" w:rsidRPr="00562DC4" w:rsidRDefault="00856BC1" w:rsidP="00562DC4">
      <w:pPr>
        <w:pStyle w:val="ListParagraph"/>
        <w:numPr>
          <w:ilvl w:val="1"/>
          <w:numId w:val="87"/>
        </w:numPr>
        <w:spacing w:line="360" w:lineRule="auto"/>
        <w:rPr>
          <w:rFonts w:ascii="Calibri" w:hAnsi="Calibri" w:cs="Calibri"/>
        </w:rPr>
      </w:pPr>
      <w:r w:rsidRPr="00562DC4">
        <w:rPr>
          <w:rFonts w:ascii="Calibri" w:hAnsi="Calibri" w:cs="Calibri"/>
        </w:rPr>
        <w:t>Classification of the toxic comments department into 6 sub-departments as proposed at the beginning of the project.</w:t>
      </w:r>
    </w:p>
    <w:p w14:paraId="097AAE36" w14:textId="2FA083DE" w:rsidR="00856BC1" w:rsidRPr="00562DC4" w:rsidRDefault="00856BC1" w:rsidP="00562DC4">
      <w:pPr>
        <w:pStyle w:val="ListParagraph"/>
        <w:numPr>
          <w:ilvl w:val="1"/>
          <w:numId w:val="87"/>
        </w:numPr>
        <w:spacing w:line="360" w:lineRule="auto"/>
        <w:rPr>
          <w:rFonts w:ascii="Calibri" w:hAnsi="Calibri" w:cs="Calibri"/>
        </w:rPr>
      </w:pPr>
      <w:r w:rsidRPr="00562DC4">
        <w:rPr>
          <w:rFonts w:ascii="Calibri" w:hAnsi="Calibri" w:cs="Calibri"/>
        </w:rPr>
        <w:t>Testing whether correcting spelling errors improves the result.</w:t>
      </w:r>
    </w:p>
    <w:p w14:paraId="427A0A9C" w14:textId="4E54842E" w:rsidR="00856BC1" w:rsidRPr="00562DC4" w:rsidRDefault="00856BC1" w:rsidP="00562DC4">
      <w:pPr>
        <w:pStyle w:val="ListParagraph"/>
        <w:numPr>
          <w:ilvl w:val="1"/>
          <w:numId w:val="87"/>
        </w:numPr>
        <w:spacing w:line="360" w:lineRule="auto"/>
        <w:rPr>
          <w:rFonts w:ascii="Calibri" w:hAnsi="Calibri" w:cs="Calibri"/>
        </w:rPr>
      </w:pPr>
      <w:r w:rsidRPr="00562DC4">
        <w:rPr>
          <w:rFonts w:ascii="Calibri" w:hAnsi="Calibri" w:cs="Calibri"/>
        </w:rPr>
        <w:t>An attempt to filter the word Wikipedia from the sentences (in a word cloud you can see that it is very significant).</w:t>
      </w:r>
    </w:p>
    <w:p w14:paraId="5EF5D6F7" w14:textId="0567DA16" w:rsidR="00856BC1" w:rsidRPr="00562DC4" w:rsidRDefault="00856BC1" w:rsidP="00562DC4">
      <w:pPr>
        <w:pStyle w:val="ListParagraph"/>
        <w:numPr>
          <w:ilvl w:val="1"/>
          <w:numId w:val="87"/>
        </w:numPr>
        <w:spacing w:line="360" w:lineRule="auto"/>
        <w:rPr>
          <w:rFonts w:ascii="Calibri" w:hAnsi="Calibri" w:cs="Calibri"/>
        </w:rPr>
      </w:pPr>
      <w:r w:rsidRPr="00562DC4">
        <w:rPr>
          <w:rFonts w:ascii="Calibri" w:hAnsi="Calibri" w:cs="Calibri"/>
        </w:rPr>
        <w:t>Testing whether removing the word Wikipedia from the sentences will affect the results (in a word cloud you can see that this is very significant).</w:t>
      </w:r>
    </w:p>
    <w:p w14:paraId="1844A8D6" w14:textId="0FFE4591" w:rsidR="00856BC1" w:rsidRPr="00562DC4" w:rsidRDefault="00856BC1" w:rsidP="00562DC4">
      <w:pPr>
        <w:pStyle w:val="ListParagraph"/>
        <w:numPr>
          <w:ilvl w:val="1"/>
          <w:numId w:val="87"/>
        </w:numPr>
        <w:spacing w:line="360" w:lineRule="auto"/>
        <w:rPr>
          <w:rFonts w:ascii="Calibri" w:hAnsi="Calibri" w:cs="Calibri"/>
        </w:rPr>
      </w:pPr>
      <w:r w:rsidRPr="00562DC4">
        <w:rPr>
          <w:rFonts w:ascii="Calibri" w:hAnsi="Calibri" w:cs="Calibri"/>
        </w:rPr>
        <w:t xml:space="preserve">TextCategorizer – Use the data in this model. </w:t>
      </w:r>
    </w:p>
    <w:p w14:paraId="1D0DCAD3" w14:textId="7538C9B7" w:rsidR="00856BC1" w:rsidRPr="00562DC4" w:rsidRDefault="00856BC1" w:rsidP="00562DC4">
      <w:pPr>
        <w:pStyle w:val="ListParagraph"/>
        <w:numPr>
          <w:ilvl w:val="1"/>
          <w:numId w:val="87"/>
        </w:numPr>
        <w:spacing w:line="360" w:lineRule="auto"/>
        <w:rPr>
          <w:rFonts w:ascii="Calibri" w:hAnsi="Calibri" w:cs="Calibri"/>
        </w:rPr>
      </w:pPr>
      <w:r w:rsidRPr="00562DC4">
        <w:rPr>
          <w:rFonts w:ascii="Calibri" w:hAnsi="Calibri" w:cs="Calibri"/>
        </w:rPr>
        <w:t>Hyper-Parameter Tunning (</w:t>
      </w:r>
      <w:proofErr w:type="spellStart"/>
      <w:proofErr w:type="gramStart"/>
      <w:r w:rsidRPr="00562DC4">
        <w:rPr>
          <w:rFonts w:ascii="Calibri" w:hAnsi="Calibri" w:cs="Calibri"/>
        </w:rPr>
        <w:t>eg</w:t>
      </w:r>
      <w:proofErr w:type="spellEnd"/>
      <w:proofErr w:type="gramEnd"/>
      <w:r w:rsidRPr="00562DC4">
        <w:rPr>
          <w:rFonts w:ascii="Calibri" w:hAnsi="Calibri" w:cs="Calibri"/>
        </w:rPr>
        <w:t xml:space="preserve"> Grid Search).</w:t>
      </w:r>
    </w:p>
    <w:p w14:paraId="352AB328" w14:textId="2BCAE86C" w:rsidR="00856BC1" w:rsidRDefault="00856BC1" w:rsidP="00562DC4">
      <w:pPr>
        <w:pStyle w:val="ListParagraph"/>
        <w:numPr>
          <w:ilvl w:val="1"/>
          <w:numId w:val="87"/>
        </w:numPr>
        <w:spacing w:line="360" w:lineRule="auto"/>
        <w:rPr>
          <w:rFonts w:ascii="Calibri" w:hAnsi="Calibri" w:cs="Calibri"/>
        </w:rPr>
      </w:pPr>
      <w:r w:rsidRPr="00562DC4">
        <w:rPr>
          <w:rFonts w:ascii="Calibri" w:hAnsi="Calibri" w:cs="Calibri"/>
        </w:rPr>
        <w:t>Cross-Validation.</w:t>
      </w:r>
    </w:p>
    <w:p w14:paraId="4227C957" w14:textId="64DD0C66" w:rsidR="00856BC1" w:rsidRPr="008C070E" w:rsidRDefault="008C070E" w:rsidP="008C070E">
      <w:pPr>
        <w:pStyle w:val="ListParagraph"/>
        <w:numPr>
          <w:ilvl w:val="1"/>
          <w:numId w:val="87"/>
        </w:numPr>
        <w:spacing w:line="360" w:lineRule="auto"/>
        <w:rPr>
          <w:rFonts w:ascii="Calibri" w:hAnsi="Calibri" w:cs="Calibri"/>
        </w:rPr>
      </w:pPr>
      <w:r>
        <w:rPr>
          <w:rFonts w:ascii="Calibri" w:hAnsi="Calibri" w:cs="Calibri"/>
        </w:rPr>
        <w:t>BERT Cased/Uncased</w:t>
      </w:r>
    </w:p>
    <w:p w14:paraId="0B63F735" w14:textId="77777777" w:rsidR="00856BC1" w:rsidRPr="00856BC1" w:rsidRDefault="00856BC1" w:rsidP="00856BC1">
      <w:pPr>
        <w:spacing w:line="360" w:lineRule="auto"/>
        <w:rPr>
          <w:rFonts w:ascii="Calibri" w:hAnsi="Calibri" w:cs="Calibri"/>
        </w:rPr>
      </w:pPr>
      <w:r w:rsidRPr="00856BC1">
        <w:rPr>
          <w:rFonts w:ascii="Calibri" w:hAnsi="Calibri" w:cs="Calibri"/>
        </w:rPr>
        <w:t>We hope for the day when there will be an accessible and available feature to filter offensive comments on social networks for the end users, the social space will perhaps become a little more sensitive.</w:t>
      </w:r>
    </w:p>
    <w:p w14:paraId="5B62E8F2" w14:textId="150F759D" w:rsidR="00856BC1" w:rsidRPr="00B53BFE" w:rsidRDefault="00856BC1" w:rsidP="00856BC1">
      <w:pPr>
        <w:spacing w:line="360" w:lineRule="auto"/>
        <w:rPr>
          <w:rFonts w:ascii="Calibri" w:hAnsi="Calibri" w:cs="Calibri"/>
        </w:rPr>
      </w:pPr>
      <w:r w:rsidRPr="00856BC1">
        <w:rPr>
          <w:rFonts w:ascii="Calibri" w:hAnsi="Calibri" w:cs="Calibri"/>
        </w:rPr>
        <w:t>We would like to thank the course staff for their support throughout the project.</w:t>
      </w:r>
    </w:p>
    <w:p w14:paraId="6AE23F1B" w14:textId="5E9B1479" w:rsidR="00EF7660" w:rsidRPr="00B53BFE" w:rsidRDefault="00314F99" w:rsidP="001B6120">
      <w:pPr>
        <w:pStyle w:val="Heading2"/>
        <w:numPr>
          <w:ilvl w:val="0"/>
          <w:numId w:val="87"/>
        </w:numPr>
        <w:spacing w:line="360" w:lineRule="auto"/>
        <w:ind w:left="426"/>
        <w:jc w:val="left"/>
        <w:rPr>
          <w:rStyle w:val="Strong"/>
          <w:rFonts w:ascii="Calibri" w:hAnsi="Calibri" w:cs="Calibri"/>
          <w:b w:val="0"/>
          <w:bCs w:val="0"/>
        </w:rPr>
      </w:pPr>
      <w:bookmarkStart w:id="60" w:name="_Toc138501406"/>
      <w:r>
        <w:rPr>
          <w:rStyle w:val="Strong"/>
          <w:rFonts w:ascii="Calibri" w:hAnsi="Calibri" w:cs="Calibri"/>
          <w:b w:val="0"/>
          <w:bCs w:val="0"/>
        </w:rPr>
        <w:lastRenderedPageBreak/>
        <w:t>BIBILIOGRAPHY</w:t>
      </w:r>
      <w:bookmarkEnd w:id="60"/>
    </w:p>
    <w:p w14:paraId="69C6CD6A" w14:textId="77777777" w:rsidR="00147282" w:rsidRPr="00B53BFE" w:rsidRDefault="00147282" w:rsidP="00F6210F">
      <w:pPr>
        <w:spacing w:line="360" w:lineRule="auto"/>
        <w:rPr>
          <w:rFonts w:ascii="Calibri" w:hAnsi="Calibri" w:cs="Calibri"/>
        </w:rPr>
      </w:pPr>
    </w:p>
    <w:p w14:paraId="51336016" w14:textId="77777777" w:rsidR="00120ECF" w:rsidRPr="00B53BFE" w:rsidRDefault="00120ECF" w:rsidP="00F6210F">
      <w:pPr>
        <w:spacing w:line="360" w:lineRule="auto"/>
        <w:rPr>
          <w:rFonts w:ascii="Calibri" w:hAnsi="Calibri" w:cs="Calibri"/>
          <w:b/>
          <w:bCs/>
          <w:sz w:val="21"/>
          <w:szCs w:val="21"/>
        </w:rPr>
      </w:pPr>
      <w:r w:rsidRPr="00B53BFE">
        <w:rPr>
          <w:rFonts w:ascii="Calibri" w:hAnsi="Calibri" w:cs="Calibri"/>
          <w:b/>
          <w:bCs/>
          <w:sz w:val="21"/>
          <w:szCs w:val="21"/>
          <w:u w:val="single"/>
        </w:rPr>
        <w:t>Article 1</w:t>
      </w:r>
      <w:r w:rsidRPr="00B53BFE">
        <w:rPr>
          <w:rFonts w:ascii="Calibri" w:hAnsi="Calibri" w:cs="Calibri"/>
          <w:b/>
          <w:bCs/>
          <w:sz w:val="21"/>
          <w:szCs w:val="21"/>
        </w:rPr>
        <w:t>:</w:t>
      </w:r>
    </w:p>
    <w:p w14:paraId="3AF9FA71" w14:textId="77777777" w:rsidR="00120ECF" w:rsidRPr="00B53BFE" w:rsidRDefault="00120ECF" w:rsidP="00F6210F">
      <w:pPr>
        <w:spacing w:line="360" w:lineRule="auto"/>
        <w:rPr>
          <w:rFonts w:ascii="Calibri" w:hAnsi="Calibri" w:cs="Calibri"/>
          <w:sz w:val="21"/>
          <w:szCs w:val="21"/>
        </w:rPr>
      </w:pPr>
      <w:r w:rsidRPr="00B53BFE">
        <w:rPr>
          <w:rFonts w:ascii="Calibri" w:hAnsi="Calibri" w:cs="Calibri"/>
          <w:sz w:val="21"/>
          <w:szCs w:val="21"/>
        </w:rPr>
        <w:t>Viera Maslej, Martin Sarnovsky, Peter Butka and Kristina Machova, University of Kosice, 2020, Comparison of deep learning models and Various text pre-processing techniques for the toxic comment’s classification.</w:t>
      </w:r>
    </w:p>
    <w:p w14:paraId="2309A1B6" w14:textId="77777777" w:rsidR="00120ECF" w:rsidRPr="00B53BFE" w:rsidRDefault="00000000" w:rsidP="00F6210F">
      <w:pPr>
        <w:spacing w:line="360" w:lineRule="auto"/>
        <w:rPr>
          <w:rFonts w:ascii="Calibri" w:hAnsi="Calibri" w:cs="Calibri"/>
          <w:sz w:val="21"/>
          <w:szCs w:val="21"/>
        </w:rPr>
      </w:pPr>
      <w:hyperlink r:id="rId33" w:history="1">
        <w:r w:rsidR="00120ECF" w:rsidRPr="00B53BFE">
          <w:rPr>
            <w:rStyle w:val="Hyperlink"/>
            <w:rFonts w:ascii="Calibri" w:hAnsi="Calibri" w:cs="Calibri"/>
            <w:sz w:val="21"/>
            <w:szCs w:val="21"/>
          </w:rPr>
          <w:t>https://www.mdpi.com/2076-3417/10/23/8631</w:t>
        </w:r>
      </w:hyperlink>
    </w:p>
    <w:p w14:paraId="438D82BB" w14:textId="77777777" w:rsidR="00120ECF" w:rsidRPr="00B53BFE" w:rsidRDefault="00120ECF" w:rsidP="00F6210F">
      <w:pPr>
        <w:spacing w:line="360" w:lineRule="auto"/>
        <w:rPr>
          <w:rFonts w:ascii="Calibri" w:hAnsi="Calibri" w:cs="Calibri"/>
          <w:b/>
          <w:bCs/>
          <w:sz w:val="21"/>
          <w:szCs w:val="21"/>
        </w:rPr>
      </w:pPr>
      <w:r w:rsidRPr="00B53BFE">
        <w:rPr>
          <w:rFonts w:ascii="Calibri" w:hAnsi="Calibri" w:cs="Calibri"/>
          <w:b/>
          <w:bCs/>
          <w:sz w:val="21"/>
          <w:szCs w:val="21"/>
          <w:u w:val="single"/>
        </w:rPr>
        <w:t>Article 2</w:t>
      </w:r>
      <w:r w:rsidRPr="00B53BFE">
        <w:rPr>
          <w:rFonts w:ascii="Calibri" w:hAnsi="Calibri" w:cs="Calibri"/>
          <w:b/>
          <w:bCs/>
          <w:sz w:val="21"/>
          <w:szCs w:val="21"/>
        </w:rPr>
        <w:t>:</w:t>
      </w:r>
    </w:p>
    <w:p w14:paraId="26DD21F1" w14:textId="77777777" w:rsidR="00120ECF" w:rsidRPr="00B53BFE" w:rsidRDefault="00120ECF" w:rsidP="00F6210F">
      <w:pPr>
        <w:spacing w:line="360" w:lineRule="auto"/>
        <w:rPr>
          <w:rFonts w:ascii="Calibri" w:hAnsi="Calibri" w:cs="Calibri"/>
          <w:sz w:val="21"/>
          <w:szCs w:val="21"/>
        </w:rPr>
      </w:pPr>
      <w:r w:rsidRPr="00B53BFE">
        <w:rPr>
          <w:rFonts w:ascii="Calibri" w:hAnsi="Calibri" w:cs="Calibri"/>
          <w:sz w:val="21"/>
          <w:szCs w:val="21"/>
        </w:rPr>
        <w:t>Kamram Kowsari, Kiana Jafari Meimandi, Mojtaba Heidarysafa, Sanjana Mendu, Laura Barnes, Donald Brown, Multidisciplinary Digital Publishing Institute, 2019, Text Classification Algorithms: A Survey.</w:t>
      </w:r>
    </w:p>
    <w:p w14:paraId="0C6BE482" w14:textId="77777777" w:rsidR="00120ECF" w:rsidRPr="00B53BFE" w:rsidRDefault="00000000" w:rsidP="00F6210F">
      <w:pPr>
        <w:spacing w:line="360" w:lineRule="auto"/>
        <w:rPr>
          <w:rFonts w:ascii="Calibri" w:hAnsi="Calibri" w:cs="Calibri"/>
          <w:sz w:val="21"/>
          <w:szCs w:val="21"/>
          <w:rtl/>
        </w:rPr>
      </w:pPr>
      <w:hyperlink r:id="rId34" w:history="1">
        <w:r w:rsidR="00120ECF" w:rsidRPr="00B53BFE">
          <w:rPr>
            <w:rStyle w:val="Hyperlink"/>
            <w:rFonts w:ascii="Calibri" w:hAnsi="Calibri" w:cs="Calibri"/>
            <w:sz w:val="21"/>
            <w:szCs w:val="21"/>
          </w:rPr>
          <w:t>https://www.mdpi.com/2078-2489/10/4/150</w:t>
        </w:r>
      </w:hyperlink>
    </w:p>
    <w:p w14:paraId="222A0D6B" w14:textId="77777777" w:rsidR="00120ECF" w:rsidRPr="00B53BFE" w:rsidRDefault="00120ECF" w:rsidP="00F6210F">
      <w:pPr>
        <w:spacing w:line="360" w:lineRule="auto"/>
        <w:rPr>
          <w:rFonts w:ascii="Calibri" w:hAnsi="Calibri" w:cs="Calibri"/>
          <w:b/>
          <w:bCs/>
          <w:sz w:val="21"/>
          <w:szCs w:val="21"/>
        </w:rPr>
      </w:pPr>
      <w:r w:rsidRPr="00B53BFE">
        <w:rPr>
          <w:rFonts w:ascii="Calibri" w:hAnsi="Calibri" w:cs="Calibri"/>
          <w:b/>
          <w:bCs/>
          <w:sz w:val="21"/>
          <w:szCs w:val="21"/>
          <w:u w:val="single"/>
        </w:rPr>
        <w:t>Article 3</w:t>
      </w:r>
      <w:r w:rsidRPr="00B53BFE">
        <w:rPr>
          <w:rFonts w:ascii="Calibri" w:hAnsi="Calibri" w:cs="Calibri"/>
          <w:b/>
          <w:bCs/>
          <w:sz w:val="21"/>
          <w:szCs w:val="21"/>
        </w:rPr>
        <w:t>:</w:t>
      </w:r>
    </w:p>
    <w:p w14:paraId="42519292" w14:textId="77777777" w:rsidR="00120ECF" w:rsidRPr="00B53BFE" w:rsidRDefault="00120ECF" w:rsidP="00F6210F">
      <w:pPr>
        <w:spacing w:line="360" w:lineRule="auto"/>
        <w:rPr>
          <w:rFonts w:ascii="Calibri" w:hAnsi="Calibri" w:cs="Calibri"/>
          <w:sz w:val="21"/>
          <w:szCs w:val="21"/>
        </w:rPr>
      </w:pPr>
      <w:r w:rsidRPr="00B53BFE">
        <w:rPr>
          <w:rFonts w:ascii="Calibri" w:hAnsi="Calibri" w:cs="Calibri"/>
          <w:sz w:val="21"/>
          <w:szCs w:val="21"/>
        </w:rPr>
        <w:t>Varun Dogra, Sahil Verma, Kavita, Pushpita Chatterjee, Jana Shafi, Jaeyoung Choi, Muhammad Fazal Ijaz, Computational Intelligence and Neuroscience, 2022, A Complete Process of Text Classification System Using State of the Art NLP Models.</w:t>
      </w:r>
    </w:p>
    <w:p w14:paraId="1F39E0AC" w14:textId="5518B61C" w:rsidR="00120ECF" w:rsidRPr="00B53BFE" w:rsidRDefault="00000000" w:rsidP="00F6210F">
      <w:pPr>
        <w:spacing w:line="360" w:lineRule="auto"/>
        <w:rPr>
          <w:rFonts w:ascii="Calibri" w:hAnsi="Calibri" w:cs="Calibri"/>
          <w:sz w:val="21"/>
          <w:szCs w:val="21"/>
        </w:rPr>
      </w:pPr>
      <w:hyperlink r:id="rId35" w:history="1">
        <w:r w:rsidR="00120ECF" w:rsidRPr="00B53BFE">
          <w:rPr>
            <w:rStyle w:val="Hyperlink"/>
            <w:rFonts w:ascii="Calibri" w:hAnsi="Calibri" w:cs="Calibri"/>
            <w:sz w:val="21"/>
            <w:szCs w:val="21"/>
          </w:rPr>
          <w:t>https://www.hindawi.com/journals/cin/2022/1883698/</w:t>
        </w:r>
      </w:hyperlink>
    </w:p>
    <w:p w14:paraId="00C8313D" w14:textId="1B4E204D" w:rsidR="00112A15" w:rsidRPr="00B53BFE" w:rsidRDefault="00112A15" w:rsidP="00F6210F">
      <w:pPr>
        <w:spacing w:line="360" w:lineRule="auto"/>
        <w:jc w:val="both"/>
        <w:rPr>
          <w:rFonts w:ascii="Calibri" w:hAnsi="Calibri" w:cs="Calibri"/>
          <w:b/>
          <w:bCs/>
          <w:sz w:val="21"/>
          <w:szCs w:val="21"/>
        </w:rPr>
      </w:pPr>
      <w:r w:rsidRPr="00B53BFE">
        <w:rPr>
          <w:rFonts w:ascii="Calibri" w:hAnsi="Calibri" w:cs="Calibri"/>
          <w:b/>
          <w:bCs/>
          <w:sz w:val="21"/>
          <w:szCs w:val="21"/>
          <w:u w:val="single"/>
        </w:rPr>
        <w:t>Talk Wikipedia page</w:t>
      </w:r>
      <w:r w:rsidR="002B7040" w:rsidRPr="00B53BFE">
        <w:rPr>
          <w:rFonts w:ascii="Calibri" w:hAnsi="Calibri" w:cs="Calibri"/>
          <w:b/>
          <w:bCs/>
          <w:sz w:val="21"/>
          <w:szCs w:val="21"/>
          <w:u w:val="single"/>
        </w:rPr>
        <w:t xml:space="preserve"> explanation</w:t>
      </w:r>
      <w:r w:rsidR="002B7040" w:rsidRPr="00B53BFE">
        <w:rPr>
          <w:rFonts w:ascii="Calibri" w:hAnsi="Calibri" w:cs="Calibri"/>
          <w:b/>
          <w:bCs/>
          <w:sz w:val="21"/>
          <w:szCs w:val="21"/>
        </w:rPr>
        <w:t>:</w:t>
      </w:r>
    </w:p>
    <w:p w14:paraId="0C79F491" w14:textId="7E3B7A1F" w:rsidR="002B7040" w:rsidRPr="00B53BFE" w:rsidRDefault="00000000" w:rsidP="00F6210F">
      <w:pPr>
        <w:spacing w:line="360" w:lineRule="auto"/>
        <w:rPr>
          <w:rFonts w:ascii="Calibri" w:hAnsi="Calibri" w:cs="Calibri"/>
          <w:sz w:val="21"/>
          <w:szCs w:val="21"/>
        </w:rPr>
      </w:pPr>
      <w:hyperlink r:id="rId36" w:history="1">
        <w:r w:rsidR="00EF7660" w:rsidRPr="00B53BFE">
          <w:rPr>
            <w:rStyle w:val="Hyperlink"/>
            <w:rFonts w:ascii="Calibri" w:hAnsi="Calibri" w:cs="Calibri"/>
            <w:sz w:val="21"/>
            <w:szCs w:val="21"/>
          </w:rPr>
          <w:t>https://en.wikipedia.org/wiki/Help:Talk_pages</w:t>
        </w:r>
      </w:hyperlink>
    </w:p>
    <w:p w14:paraId="749FDF37" w14:textId="6A896F0F" w:rsidR="002B7040" w:rsidRPr="00B53BFE" w:rsidRDefault="002B7040" w:rsidP="00F6210F">
      <w:pPr>
        <w:spacing w:line="360" w:lineRule="auto"/>
        <w:rPr>
          <w:rFonts w:ascii="Calibri" w:hAnsi="Calibri" w:cs="Calibri"/>
          <w:b/>
          <w:bCs/>
          <w:sz w:val="21"/>
          <w:szCs w:val="21"/>
        </w:rPr>
      </w:pPr>
      <w:r w:rsidRPr="00B53BFE">
        <w:rPr>
          <w:rFonts w:ascii="Calibri" w:hAnsi="Calibri" w:cs="Calibri"/>
          <w:b/>
          <w:bCs/>
          <w:sz w:val="21"/>
          <w:szCs w:val="21"/>
          <w:u w:val="single"/>
        </w:rPr>
        <w:t>Data set of toxic com</w:t>
      </w:r>
      <w:r w:rsidR="00E8184E" w:rsidRPr="00B53BFE">
        <w:rPr>
          <w:rFonts w:ascii="Calibri" w:hAnsi="Calibri" w:cs="Calibri"/>
          <w:b/>
          <w:bCs/>
          <w:sz w:val="21"/>
          <w:szCs w:val="21"/>
          <w:u w:val="single"/>
        </w:rPr>
        <w:t>ments from Kaggle</w:t>
      </w:r>
      <w:r w:rsidRPr="00B53BFE">
        <w:rPr>
          <w:rFonts w:ascii="Calibri" w:hAnsi="Calibri" w:cs="Calibri"/>
          <w:b/>
          <w:bCs/>
          <w:sz w:val="21"/>
          <w:szCs w:val="21"/>
        </w:rPr>
        <w:t>:</w:t>
      </w:r>
    </w:p>
    <w:p w14:paraId="74F82663" w14:textId="22720983" w:rsidR="002B7040" w:rsidRPr="00B53BFE" w:rsidRDefault="00000000" w:rsidP="00F6210F">
      <w:pPr>
        <w:spacing w:line="360" w:lineRule="auto"/>
        <w:rPr>
          <w:rFonts w:ascii="Calibri" w:hAnsi="Calibri" w:cs="Calibri"/>
          <w:sz w:val="21"/>
          <w:szCs w:val="21"/>
        </w:rPr>
      </w:pPr>
      <w:hyperlink r:id="rId37" w:history="1">
        <w:r w:rsidR="002B7040" w:rsidRPr="00B53BFE">
          <w:rPr>
            <w:rStyle w:val="Hyperlink"/>
            <w:rFonts w:ascii="Calibri" w:hAnsi="Calibri" w:cs="Calibri"/>
            <w:sz w:val="21"/>
            <w:szCs w:val="21"/>
          </w:rPr>
          <w:t>https://www.kaggle.com/competitions/jigsaw-toxic-comment-classification-challenge/overview</w:t>
        </w:r>
      </w:hyperlink>
    </w:p>
    <w:p w14:paraId="55C896FE" w14:textId="55B8C1C2" w:rsidR="001E2B0B" w:rsidRPr="00B53BFE" w:rsidRDefault="00A71FF8" w:rsidP="00F6210F">
      <w:pPr>
        <w:spacing w:line="360" w:lineRule="auto"/>
        <w:rPr>
          <w:rFonts w:ascii="Calibri" w:hAnsi="Calibri" w:cs="Calibri"/>
          <w:b/>
          <w:bCs/>
          <w:sz w:val="21"/>
          <w:szCs w:val="21"/>
        </w:rPr>
      </w:pPr>
      <w:r w:rsidRPr="00B53BFE">
        <w:rPr>
          <w:rFonts w:ascii="Calibri" w:hAnsi="Calibri" w:cs="Calibri"/>
          <w:b/>
          <w:bCs/>
          <w:sz w:val="21"/>
          <w:szCs w:val="21"/>
          <w:u w:val="single"/>
        </w:rPr>
        <w:t>Lemmatization vs Stemming</w:t>
      </w:r>
      <w:r w:rsidRPr="00B53BFE">
        <w:rPr>
          <w:rFonts w:ascii="Calibri" w:hAnsi="Calibri" w:cs="Calibri"/>
          <w:b/>
          <w:bCs/>
          <w:sz w:val="21"/>
          <w:szCs w:val="21"/>
        </w:rPr>
        <w:t>:</w:t>
      </w:r>
    </w:p>
    <w:p w14:paraId="2A838C4A" w14:textId="30B32276" w:rsidR="00A71FF8" w:rsidRPr="00B53BFE" w:rsidRDefault="00000000" w:rsidP="00F6210F">
      <w:pPr>
        <w:spacing w:line="360" w:lineRule="auto"/>
        <w:rPr>
          <w:rFonts w:ascii="Calibri" w:hAnsi="Calibri" w:cs="Calibri"/>
          <w:sz w:val="21"/>
          <w:szCs w:val="21"/>
        </w:rPr>
      </w:pPr>
      <w:hyperlink r:id="rId38" w:history="1">
        <w:r w:rsidR="00A71FF8" w:rsidRPr="00B53BFE">
          <w:rPr>
            <w:rStyle w:val="Hyperlink"/>
            <w:rFonts w:ascii="Calibri" w:hAnsi="Calibri" w:cs="Calibri"/>
            <w:sz w:val="21"/>
            <w:szCs w:val="21"/>
          </w:rPr>
          <w:t>https://www.analyticsvidhya.com/blog/2022/06/stemming-vs-lemmatization-in-nlp-must-know-differences/</w:t>
        </w:r>
      </w:hyperlink>
    </w:p>
    <w:p w14:paraId="60D584A9" w14:textId="34A46B11" w:rsidR="00E8184E" w:rsidRPr="00B53BFE" w:rsidRDefault="00000000" w:rsidP="00F6210F">
      <w:pPr>
        <w:spacing w:line="360" w:lineRule="auto"/>
        <w:rPr>
          <w:rFonts w:ascii="Calibri" w:hAnsi="Calibri" w:cs="Calibri"/>
          <w:sz w:val="21"/>
          <w:szCs w:val="21"/>
        </w:rPr>
      </w:pPr>
      <w:hyperlink r:id="rId39" w:history="1">
        <w:r w:rsidR="00E8184E" w:rsidRPr="00B53BFE">
          <w:rPr>
            <w:rStyle w:val="Hyperlink"/>
            <w:rFonts w:ascii="Calibri" w:hAnsi="Calibri" w:cs="Calibri"/>
            <w:sz w:val="21"/>
            <w:szCs w:val="21"/>
          </w:rPr>
          <w:t>https://stackoverflow.com/questions/1787110/what-is-the-difference-between-lemmatization-vs-stemming</w:t>
        </w:r>
      </w:hyperlink>
    </w:p>
    <w:p w14:paraId="283EAE41" w14:textId="491E265F" w:rsidR="006C2F4C" w:rsidRPr="00B53BFE" w:rsidRDefault="006C2F4C" w:rsidP="00F6210F">
      <w:pPr>
        <w:spacing w:line="360" w:lineRule="auto"/>
        <w:rPr>
          <w:rFonts w:ascii="Calibri" w:hAnsi="Calibri" w:cs="Calibri"/>
          <w:b/>
          <w:bCs/>
          <w:sz w:val="21"/>
          <w:szCs w:val="21"/>
        </w:rPr>
      </w:pPr>
      <w:r w:rsidRPr="00B53BFE">
        <w:rPr>
          <w:rFonts w:ascii="Calibri" w:hAnsi="Calibri" w:cs="Calibri"/>
          <w:b/>
          <w:bCs/>
          <w:sz w:val="21"/>
          <w:szCs w:val="21"/>
          <w:u w:val="single"/>
        </w:rPr>
        <w:t>NLTK vs spaCy</w:t>
      </w:r>
      <w:r w:rsidRPr="00B53BFE">
        <w:rPr>
          <w:rFonts w:ascii="Calibri" w:hAnsi="Calibri" w:cs="Calibri"/>
          <w:b/>
          <w:bCs/>
          <w:sz w:val="21"/>
          <w:szCs w:val="21"/>
        </w:rPr>
        <w:t>:</w:t>
      </w:r>
    </w:p>
    <w:p w14:paraId="7E53BDD6" w14:textId="1D4A91E4" w:rsidR="006C2F4C" w:rsidRPr="00B53BFE" w:rsidRDefault="00000000" w:rsidP="00F6210F">
      <w:pPr>
        <w:spacing w:line="360" w:lineRule="auto"/>
        <w:rPr>
          <w:rFonts w:ascii="Calibri" w:hAnsi="Calibri" w:cs="Calibri"/>
          <w:sz w:val="21"/>
          <w:szCs w:val="21"/>
        </w:rPr>
      </w:pPr>
      <w:hyperlink r:id="rId40" w:history="1">
        <w:r w:rsidR="006C2F4C" w:rsidRPr="00B53BFE">
          <w:rPr>
            <w:rStyle w:val="Hyperlink"/>
            <w:rFonts w:ascii="Calibri" w:hAnsi="Calibri" w:cs="Calibri"/>
            <w:sz w:val="21"/>
            <w:szCs w:val="21"/>
          </w:rPr>
          <w:t>https://www.kaggle.com/general/299223</w:t>
        </w:r>
      </w:hyperlink>
    </w:p>
    <w:p w14:paraId="1503DB59" w14:textId="28125F38" w:rsidR="0083459A" w:rsidRPr="00B53BFE" w:rsidRDefault="00000000" w:rsidP="00F6210F">
      <w:pPr>
        <w:spacing w:line="360" w:lineRule="auto"/>
        <w:rPr>
          <w:rFonts w:ascii="Calibri" w:hAnsi="Calibri" w:cs="Calibri"/>
          <w:sz w:val="21"/>
          <w:szCs w:val="21"/>
        </w:rPr>
      </w:pPr>
      <w:hyperlink r:id="rId41" w:history="1">
        <w:r w:rsidR="005B47FB" w:rsidRPr="00B53BFE">
          <w:rPr>
            <w:rStyle w:val="Hyperlink"/>
            <w:rFonts w:ascii="Calibri" w:hAnsi="Calibri" w:cs="Calibri"/>
            <w:sz w:val="21"/>
            <w:szCs w:val="21"/>
          </w:rPr>
          <w:t>https://www.activestate.com/blog/natural-language-processing-nltk-vs-spacy/</w:t>
        </w:r>
      </w:hyperlink>
    </w:p>
    <w:p w14:paraId="35E3AF85" w14:textId="530F2A9F" w:rsidR="00E8184E" w:rsidRPr="00B53BFE" w:rsidRDefault="00000000" w:rsidP="00F6210F">
      <w:pPr>
        <w:spacing w:line="360" w:lineRule="auto"/>
        <w:rPr>
          <w:rFonts w:ascii="Calibri" w:hAnsi="Calibri" w:cs="Calibri"/>
          <w:sz w:val="21"/>
          <w:szCs w:val="21"/>
        </w:rPr>
      </w:pPr>
      <w:hyperlink r:id="rId42" w:history="1">
        <w:r w:rsidR="005B47FB" w:rsidRPr="00B53BFE">
          <w:rPr>
            <w:rStyle w:val="Hyperlink"/>
            <w:rFonts w:ascii="Calibri" w:hAnsi="Calibri" w:cs="Calibri"/>
            <w:sz w:val="21"/>
            <w:szCs w:val="21"/>
          </w:rPr>
          <w:t>https://proxet.com/blog/spacy-vs-nltk-natural-language-processing-nlp-python-libraries/</w:t>
        </w:r>
      </w:hyperlink>
    </w:p>
    <w:p w14:paraId="2EB32B36" w14:textId="11364526" w:rsidR="005B47FB" w:rsidRPr="00B53BFE" w:rsidRDefault="00E8184E" w:rsidP="00F6210F">
      <w:pPr>
        <w:spacing w:line="360" w:lineRule="auto"/>
        <w:rPr>
          <w:rFonts w:ascii="Calibri" w:hAnsi="Calibri" w:cs="Calibri"/>
          <w:b/>
          <w:bCs/>
          <w:sz w:val="21"/>
          <w:szCs w:val="21"/>
        </w:rPr>
      </w:pPr>
      <w:r w:rsidRPr="00B53BFE">
        <w:rPr>
          <w:rFonts w:ascii="Calibri" w:hAnsi="Calibri" w:cs="Calibri"/>
          <w:b/>
          <w:bCs/>
          <w:sz w:val="21"/>
          <w:szCs w:val="21"/>
          <w:u w:val="single"/>
        </w:rPr>
        <w:t>Introduction to Word Embedding and Word2Vec</w:t>
      </w:r>
      <w:r w:rsidRPr="00B53BFE">
        <w:rPr>
          <w:rFonts w:ascii="Calibri" w:hAnsi="Calibri" w:cs="Calibri"/>
          <w:b/>
          <w:bCs/>
          <w:sz w:val="21"/>
          <w:szCs w:val="21"/>
        </w:rPr>
        <w:t>:</w:t>
      </w:r>
    </w:p>
    <w:p w14:paraId="7FF71165" w14:textId="7F96D6EA" w:rsidR="00E8184E" w:rsidRPr="00B53BFE" w:rsidRDefault="00000000" w:rsidP="00F6210F">
      <w:pPr>
        <w:spacing w:line="360" w:lineRule="auto"/>
        <w:rPr>
          <w:rFonts w:ascii="Calibri" w:hAnsi="Calibri" w:cs="Calibri"/>
          <w:sz w:val="21"/>
          <w:szCs w:val="21"/>
        </w:rPr>
      </w:pPr>
      <w:hyperlink r:id="rId43" w:history="1">
        <w:r w:rsidR="00E8184E" w:rsidRPr="00B53BFE">
          <w:rPr>
            <w:rStyle w:val="Hyperlink"/>
            <w:rFonts w:ascii="Calibri" w:hAnsi="Calibri" w:cs="Calibri"/>
            <w:sz w:val="21"/>
            <w:szCs w:val="21"/>
          </w:rPr>
          <w:t>https://towardsdatascience.com/introduction-to-word-embedding-and-word2vec-652d0c2060fa</w:t>
        </w:r>
      </w:hyperlink>
    </w:p>
    <w:p w14:paraId="2E08D7E1" w14:textId="3FAF6E9A" w:rsidR="00E8184E" w:rsidRPr="00B53BFE" w:rsidRDefault="00E8184E" w:rsidP="00F6210F">
      <w:pPr>
        <w:spacing w:line="360" w:lineRule="auto"/>
        <w:rPr>
          <w:rFonts w:ascii="Calibri" w:hAnsi="Calibri" w:cs="Calibri"/>
          <w:b/>
          <w:bCs/>
          <w:sz w:val="21"/>
          <w:szCs w:val="21"/>
        </w:rPr>
      </w:pPr>
      <w:r w:rsidRPr="00B53BFE">
        <w:rPr>
          <w:rFonts w:ascii="Calibri" w:hAnsi="Calibri" w:cs="Calibri"/>
          <w:b/>
          <w:bCs/>
          <w:sz w:val="21"/>
          <w:szCs w:val="21"/>
          <w:u w:val="single"/>
        </w:rPr>
        <w:t>Natural Language Processing Tutorial - From Data Camp</w:t>
      </w:r>
      <w:r w:rsidRPr="00B53BFE">
        <w:rPr>
          <w:rFonts w:ascii="Calibri" w:hAnsi="Calibri" w:cs="Calibri"/>
          <w:b/>
          <w:bCs/>
          <w:sz w:val="21"/>
          <w:szCs w:val="21"/>
        </w:rPr>
        <w:t>:</w:t>
      </w:r>
    </w:p>
    <w:p w14:paraId="54422AFD" w14:textId="657591D8" w:rsidR="00E8184E" w:rsidRPr="00B53BFE" w:rsidRDefault="00000000" w:rsidP="00F6210F">
      <w:pPr>
        <w:spacing w:line="360" w:lineRule="auto"/>
        <w:rPr>
          <w:rFonts w:ascii="Calibri" w:hAnsi="Calibri" w:cs="Calibri"/>
          <w:sz w:val="21"/>
          <w:szCs w:val="21"/>
        </w:rPr>
      </w:pPr>
      <w:hyperlink r:id="rId44" w:history="1">
        <w:r w:rsidR="00E8184E" w:rsidRPr="00B53BFE">
          <w:rPr>
            <w:rStyle w:val="Hyperlink"/>
            <w:rFonts w:ascii="Calibri" w:hAnsi="Calibri" w:cs="Calibri"/>
            <w:sz w:val="21"/>
            <w:szCs w:val="21"/>
          </w:rPr>
          <w:t>https://www.datacamp.com/tutorial/tutorial-natural-language-processing</w:t>
        </w:r>
      </w:hyperlink>
    </w:p>
    <w:p w14:paraId="6CDA3AAE" w14:textId="17A840E2" w:rsidR="00120ECF" w:rsidRPr="00B53BFE" w:rsidRDefault="00000000" w:rsidP="00F6210F">
      <w:pPr>
        <w:spacing w:line="360" w:lineRule="auto"/>
        <w:rPr>
          <w:rFonts w:ascii="Calibri" w:hAnsi="Calibri" w:cs="Calibri"/>
          <w:sz w:val="21"/>
          <w:szCs w:val="21"/>
        </w:rPr>
      </w:pPr>
      <w:hyperlink r:id="rId45" w:history="1">
        <w:r w:rsidR="00E8184E" w:rsidRPr="00B53BFE">
          <w:rPr>
            <w:rStyle w:val="Hyperlink"/>
            <w:rFonts w:ascii="Calibri" w:hAnsi="Calibri" w:cs="Calibri"/>
            <w:sz w:val="21"/>
            <w:szCs w:val="21"/>
          </w:rPr>
          <w:t>https://www.datacamp.com/blog/how-nlp-is-changing-the-future-of-data-science</w:t>
        </w:r>
      </w:hyperlink>
    </w:p>
    <w:p w14:paraId="4AAB7CA1" w14:textId="6391C2E9" w:rsidR="00E8184E" w:rsidRPr="00B53BFE" w:rsidRDefault="00120ECF" w:rsidP="00F6210F">
      <w:pPr>
        <w:spacing w:line="360" w:lineRule="auto"/>
        <w:rPr>
          <w:rFonts w:ascii="Calibri" w:hAnsi="Calibri" w:cs="Calibri"/>
          <w:b/>
          <w:bCs/>
          <w:sz w:val="21"/>
          <w:szCs w:val="21"/>
        </w:rPr>
      </w:pPr>
      <w:r w:rsidRPr="00B53BFE">
        <w:rPr>
          <w:rFonts w:ascii="Calibri" w:hAnsi="Calibri" w:cs="Calibri"/>
          <w:b/>
          <w:bCs/>
          <w:sz w:val="21"/>
          <w:szCs w:val="21"/>
          <w:u w:val="single"/>
        </w:rPr>
        <w:t>Bag of Words article</w:t>
      </w:r>
      <w:r w:rsidRPr="00B53BFE">
        <w:rPr>
          <w:rFonts w:ascii="Calibri" w:hAnsi="Calibri" w:cs="Calibri"/>
          <w:b/>
          <w:bCs/>
          <w:sz w:val="21"/>
          <w:szCs w:val="21"/>
        </w:rPr>
        <w:t>:</w:t>
      </w:r>
    </w:p>
    <w:p w14:paraId="1E3AA9CA" w14:textId="2CCDEA28" w:rsidR="00120ECF" w:rsidRPr="00B53BFE" w:rsidRDefault="00000000" w:rsidP="00F6210F">
      <w:pPr>
        <w:spacing w:line="360" w:lineRule="auto"/>
        <w:rPr>
          <w:rFonts w:ascii="Calibri" w:hAnsi="Calibri" w:cs="Calibri"/>
          <w:sz w:val="21"/>
          <w:szCs w:val="21"/>
        </w:rPr>
      </w:pPr>
      <w:hyperlink r:id="rId46" w:history="1">
        <w:r w:rsidR="00120ECF" w:rsidRPr="00B53BFE">
          <w:rPr>
            <w:rStyle w:val="Hyperlink"/>
            <w:rFonts w:ascii="Calibri" w:hAnsi="Calibri" w:cs="Calibri"/>
            <w:sz w:val="21"/>
            <w:szCs w:val="21"/>
          </w:rPr>
          <w:t>https://machinelearningmastery.com/gentle-introduction-bag-words-model/</w:t>
        </w:r>
      </w:hyperlink>
    </w:p>
    <w:p w14:paraId="7C90110A" w14:textId="77583C56" w:rsidR="00120ECF" w:rsidRPr="00B53BFE" w:rsidRDefault="00120ECF" w:rsidP="00F6210F">
      <w:pPr>
        <w:spacing w:line="360" w:lineRule="auto"/>
        <w:rPr>
          <w:rFonts w:ascii="Calibri" w:hAnsi="Calibri" w:cs="Calibri"/>
          <w:b/>
          <w:bCs/>
          <w:sz w:val="21"/>
          <w:szCs w:val="21"/>
          <w:u w:val="single"/>
        </w:rPr>
      </w:pPr>
      <w:r w:rsidRPr="00B53BFE">
        <w:rPr>
          <w:rFonts w:ascii="Calibri" w:hAnsi="Calibri" w:cs="Calibri"/>
          <w:b/>
          <w:bCs/>
          <w:sz w:val="21"/>
          <w:szCs w:val="21"/>
          <w:u w:val="single"/>
        </w:rPr>
        <w:lastRenderedPageBreak/>
        <w:t>TF-IDF:</w:t>
      </w:r>
    </w:p>
    <w:p w14:paraId="662F6C94" w14:textId="0D333C74" w:rsidR="00120ECF" w:rsidRPr="00B53BFE" w:rsidRDefault="00000000" w:rsidP="00F6210F">
      <w:pPr>
        <w:spacing w:line="360" w:lineRule="auto"/>
        <w:rPr>
          <w:rFonts w:ascii="Calibri" w:hAnsi="Calibri" w:cs="Calibri"/>
          <w:sz w:val="21"/>
          <w:szCs w:val="21"/>
        </w:rPr>
      </w:pPr>
      <w:hyperlink r:id="rId47" w:history="1">
        <w:r w:rsidR="00120ECF" w:rsidRPr="00B53BFE">
          <w:rPr>
            <w:rStyle w:val="Hyperlink"/>
            <w:rFonts w:ascii="Calibri" w:hAnsi="Calibri" w:cs="Calibri"/>
            <w:sz w:val="21"/>
            <w:szCs w:val="21"/>
          </w:rPr>
          <w:t>https://en.wikipedia.org/wiki/Tf%E2%80%93idf</w:t>
        </w:r>
      </w:hyperlink>
    </w:p>
    <w:p w14:paraId="65BAA99C" w14:textId="228ECD17" w:rsidR="00147282" w:rsidRPr="00B53BFE" w:rsidRDefault="00147282" w:rsidP="00F6210F">
      <w:pPr>
        <w:spacing w:line="360" w:lineRule="auto"/>
        <w:rPr>
          <w:rFonts w:ascii="Calibri" w:hAnsi="Calibri" w:cs="Calibri"/>
          <w:b/>
          <w:bCs/>
          <w:sz w:val="21"/>
          <w:szCs w:val="21"/>
          <w:u w:val="single"/>
        </w:rPr>
      </w:pPr>
      <w:r w:rsidRPr="00B53BFE">
        <w:rPr>
          <w:rFonts w:ascii="Calibri" w:hAnsi="Calibri" w:cs="Calibri"/>
          <w:b/>
          <w:bCs/>
          <w:sz w:val="21"/>
          <w:szCs w:val="21"/>
          <w:u w:val="single"/>
        </w:rPr>
        <w:t>Word2Vec vs GloVe – A Comparative Guide to Word Embedding Techniques:</w:t>
      </w:r>
    </w:p>
    <w:p w14:paraId="1D617474" w14:textId="41122337" w:rsidR="00147282" w:rsidRPr="00B53BFE" w:rsidRDefault="00000000" w:rsidP="00F6210F">
      <w:pPr>
        <w:spacing w:line="360" w:lineRule="auto"/>
        <w:rPr>
          <w:rFonts w:ascii="Calibri" w:hAnsi="Calibri" w:cs="Calibri"/>
          <w:sz w:val="21"/>
          <w:szCs w:val="21"/>
        </w:rPr>
      </w:pPr>
      <w:hyperlink r:id="rId48" w:history="1">
        <w:r w:rsidR="00147282" w:rsidRPr="00B53BFE">
          <w:rPr>
            <w:rStyle w:val="Hyperlink"/>
            <w:rFonts w:ascii="Calibri" w:hAnsi="Calibri" w:cs="Calibri"/>
            <w:sz w:val="21"/>
            <w:szCs w:val="21"/>
          </w:rPr>
          <w:t>https://analyticsindiamag.com/word2vec-vs-glove-a-comparative-guide-to-word-embedding-techniques/</w:t>
        </w:r>
      </w:hyperlink>
    </w:p>
    <w:p w14:paraId="364B9643" w14:textId="5A06EB6A" w:rsidR="00A3357D" w:rsidRPr="00B53BFE" w:rsidRDefault="00A3357D" w:rsidP="00F6210F">
      <w:pPr>
        <w:spacing w:line="360" w:lineRule="auto"/>
        <w:rPr>
          <w:rFonts w:ascii="Calibri" w:hAnsi="Calibri" w:cs="Calibri"/>
          <w:b/>
          <w:bCs/>
          <w:sz w:val="21"/>
          <w:szCs w:val="21"/>
        </w:rPr>
      </w:pPr>
      <w:r w:rsidRPr="00B53BFE">
        <w:rPr>
          <w:rFonts w:ascii="Calibri" w:hAnsi="Calibri" w:cs="Calibri"/>
          <w:b/>
          <w:bCs/>
          <w:sz w:val="21"/>
          <w:szCs w:val="21"/>
          <w:u w:val="single"/>
        </w:rPr>
        <w:t>BERT model</w:t>
      </w:r>
      <w:r w:rsidRPr="00B53BFE">
        <w:rPr>
          <w:rFonts w:ascii="Calibri" w:hAnsi="Calibri" w:cs="Calibri"/>
          <w:b/>
          <w:bCs/>
          <w:sz w:val="21"/>
          <w:szCs w:val="21"/>
        </w:rPr>
        <w:t>:</w:t>
      </w:r>
    </w:p>
    <w:p w14:paraId="5915D9A6" w14:textId="27AED175" w:rsidR="00A3357D" w:rsidRPr="00B53BFE" w:rsidRDefault="00A3357D" w:rsidP="00F6210F">
      <w:pPr>
        <w:spacing w:line="360" w:lineRule="auto"/>
        <w:rPr>
          <w:rFonts w:ascii="Calibri" w:hAnsi="Calibri" w:cs="Calibri"/>
          <w:b/>
          <w:bCs/>
          <w:sz w:val="21"/>
          <w:szCs w:val="21"/>
        </w:rPr>
      </w:pPr>
      <w:r w:rsidRPr="00B53BFE">
        <w:rPr>
          <w:rFonts w:ascii="Calibri" w:hAnsi="Calibri" w:cs="Calibri"/>
          <w:b/>
          <w:bCs/>
          <w:sz w:val="21"/>
          <w:szCs w:val="21"/>
        </w:rPr>
        <w:t>https://curiousily.com/posts/sentiment-analysis-with-bert-and-hugging-face-using-pytorch-and-python/</w:t>
      </w:r>
    </w:p>
    <w:p w14:paraId="5011E249" w14:textId="1ACD828B" w:rsidR="00147282" w:rsidRPr="00147282" w:rsidRDefault="00A3357D" w:rsidP="00F6210F">
      <w:pPr>
        <w:spacing w:line="360" w:lineRule="auto"/>
        <w:rPr>
          <w:rFonts w:ascii="David" w:hAnsi="David" w:cs="David"/>
          <w:sz w:val="21"/>
          <w:szCs w:val="21"/>
        </w:rPr>
      </w:pPr>
      <w:r w:rsidRPr="00B53BFE">
        <w:rPr>
          <w:rFonts w:ascii="Calibri" w:hAnsi="Calibri" w:cs="Calibri"/>
          <w:sz w:val="21"/>
          <w:szCs w:val="21"/>
        </w:rPr>
        <w:t>https://mccormickml</w:t>
      </w:r>
      <w:r w:rsidRPr="00A3357D">
        <w:rPr>
          <w:rFonts w:ascii="David" w:hAnsi="David" w:cs="David"/>
          <w:sz w:val="21"/>
          <w:szCs w:val="21"/>
        </w:rPr>
        <w:t>.com/2019/07/22/BERT-fine-tuning/</w:t>
      </w:r>
    </w:p>
    <w:sectPr w:rsidR="00147282" w:rsidRPr="00147282" w:rsidSect="00417682">
      <w:headerReference w:type="default" r:id="rId49"/>
      <w:footerReference w:type="even" r:id="rId50"/>
      <w:footerReference w:type="default" r:id="rId5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275D9" w14:textId="77777777" w:rsidR="00602223" w:rsidRDefault="00602223" w:rsidP="00AB4EB3">
      <w:r>
        <w:separator/>
      </w:r>
    </w:p>
  </w:endnote>
  <w:endnote w:type="continuationSeparator" w:id="0">
    <w:p w14:paraId="5C4704CC" w14:textId="77777777" w:rsidR="00602223" w:rsidRDefault="00602223" w:rsidP="00AB4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8156189"/>
      <w:docPartObj>
        <w:docPartGallery w:val="Page Numbers (Bottom of Page)"/>
        <w:docPartUnique/>
      </w:docPartObj>
    </w:sdtPr>
    <w:sdtContent>
      <w:p w14:paraId="7CD6C17A" w14:textId="28A7CA41" w:rsidR="00F450B0" w:rsidRDefault="00F450B0" w:rsidP="004644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716259" w14:textId="77777777" w:rsidR="00F450B0" w:rsidRDefault="00F450B0" w:rsidP="00B61E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2703907"/>
      <w:docPartObj>
        <w:docPartGallery w:val="Page Numbers (Bottom of Page)"/>
        <w:docPartUnique/>
      </w:docPartObj>
    </w:sdtPr>
    <w:sdtContent>
      <w:p w14:paraId="0FA481D4" w14:textId="5FD19A57" w:rsidR="00F450B0" w:rsidRDefault="00F450B0" w:rsidP="004644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C7235D" w14:textId="77777777" w:rsidR="00F450B0" w:rsidRDefault="00F450B0" w:rsidP="00B61E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5210C" w14:textId="77777777" w:rsidR="00602223" w:rsidRDefault="00602223" w:rsidP="00AB4EB3">
      <w:r>
        <w:separator/>
      </w:r>
    </w:p>
  </w:footnote>
  <w:footnote w:type="continuationSeparator" w:id="0">
    <w:p w14:paraId="5DD1618F" w14:textId="77777777" w:rsidR="00602223" w:rsidRDefault="00602223" w:rsidP="00AB4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76387" w14:textId="6D26C8CE" w:rsidR="00F450B0" w:rsidRDefault="00421510">
    <w:pPr>
      <w:pStyle w:val="Header"/>
    </w:pPr>
    <w:r>
      <w:rPr>
        <w:noProof/>
      </w:rPr>
      <w:drawing>
        <wp:anchor distT="0" distB="0" distL="114300" distR="114300" simplePos="0" relativeHeight="251658240" behindDoc="0" locked="0" layoutInCell="1" allowOverlap="1" wp14:anchorId="03F2779B" wp14:editId="7BB8580E">
          <wp:simplePos x="0" y="0"/>
          <wp:positionH relativeFrom="column">
            <wp:posOffset>5462604</wp:posOffset>
          </wp:positionH>
          <wp:positionV relativeFrom="paragraph">
            <wp:posOffset>-256205</wp:posOffset>
          </wp:positionV>
          <wp:extent cx="999289" cy="649538"/>
          <wp:effectExtent l="0" t="0" r="444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
                    <a:extLst>
                      <a:ext uri="{28A0092B-C50C-407E-A947-70E740481C1C}">
                        <a14:useLocalDpi xmlns:a14="http://schemas.microsoft.com/office/drawing/2010/main" val="0"/>
                      </a:ext>
                    </a:extLst>
                  </a:blip>
                  <a:stretch>
                    <a:fillRect/>
                  </a:stretch>
                </pic:blipFill>
                <pic:spPr>
                  <a:xfrm>
                    <a:off x="0" y="0"/>
                    <a:ext cx="999289" cy="649538"/>
                  </a:xfrm>
                  <a:prstGeom prst="rect">
                    <a:avLst/>
                  </a:prstGeom>
                </pic:spPr>
              </pic:pic>
            </a:graphicData>
          </a:graphic>
          <wp14:sizeRelH relativeFrom="page">
            <wp14:pctWidth>0</wp14:pctWidth>
          </wp14:sizeRelH>
          <wp14:sizeRelV relativeFrom="page">
            <wp14:pctHeight>0</wp14:pctHeight>
          </wp14:sizeRelV>
        </wp:anchor>
      </w:drawing>
    </w:r>
  </w:p>
  <w:p w14:paraId="26A6FC70" w14:textId="77777777" w:rsidR="00F450B0" w:rsidRDefault="00F450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311"/>
    <w:multiLevelType w:val="hybridMultilevel"/>
    <w:tmpl w:val="9C5E6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E6178"/>
    <w:multiLevelType w:val="hybridMultilevel"/>
    <w:tmpl w:val="5B98489E"/>
    <w:lvl w:ilvl="0" w:tplc="04090001">
      <w:start w:val="1"/>
      <w:numFmt w:val="bullet"/>
      <w:lvlText w:val=""/>
      <w:lvlJc w:val="left"/>
      <w:pPr>
        <w:ind w:left="1330" w:hanging="360"/>
      </w:pPr>
      <w:rPr>
        <w:rFonts w:ascii="Symbol" w:hAnsi="Symbol"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15:restartNumberingAfterBreak="0">
    <w:nsid w:val="02714B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C454DE"/>
    <w:multiLevelType w:val="hybridMultilevel"/>
    <w:tmpl w:val="8DEE65DA"/>
    <w:lvl w:ilvl="0" w:tplc="04090001">
      <w:start w:val="1"/>
      <w:numFmt w:val="bullet"/>
      <w:lvlText w:val=""/>
      <w:lvlJc w:val="left"/>
      <w:pPr>
        <w:ind w:left="2047" w:hanging="360"/>
      </w:pPr>
      <w:rPr>
        <w:rFonts w:ascii="Symbol" w:hAnsi="Symbol" w:hint="default"/>
      </w:rPr>
    </w:lvl>
    <w:lvl w:ilvl="1" w:tplc="04090019" w:tentative="1">
      <w:start w:val="1"/>
      <w:numFmt w:val="lowerLetter"/>
      <w:lvlText w:val="%2."/>
      <w:lvlJc w:val="left"/>
      <w:pPr>
        <w:ind w:left="2767" w:hanging="360"/>
      </w:pPr>
    </w:lvl>
    <w:lvl w:ilvl="2" w:tplc="0409001B" w:tentative="1">
      <w:start w:val="1"/>
      <w:numFmt w:val="lowerRoman"/>
      <w:lvlText w:val="%3."/>
      <w:lvlJc w:val="right"/>
      <w:pPr>
        <w:ind w:left="3487" w:hanging="180"/>
      </w:pPr>
    </w:lvl>
    <w:lvl w:ilvl="3" w:tplc="0409000F" w:tentative="1">
      <w:start w:val="1"/>
      <w:numFmt w:val="decimal"/>
      <w:lvlText w:val="%4."/>
      <w:lvlJc w:val="left"/>
      <w:pPr>
        <w:ind w:left="4207" w:hanging="360"/>
      </w:pPr>
    </w:lvl>
    <w:lvl w:ilvl="4" w:tplc="04090019" w:tentative="1">
      <w:start w:val="1"/>
      <w:numFmt w:val="lowerLetter"/>
      <w:lvlText w:val="%5."/>
      <w:lvlJc w:val="left"/>
      <w:pPr>
        <w:ind w:left="4927" w:hanging="360"/>
      </w:pPr>
    </w:lvl>
    <w:lvl w:ilvl="5" w:tplc="0409001B" w:tentative="1">
      <w:start w:val="1"/>
      <w:numFmt w:val="lowerRoman"/>
      <w:lvlText w:val="%6."/>
      <w:lvlJc w:val="right"/>
      <w:pPr>
        <w:ind w:left="5647" w:hanging="180"/>
      </w:pPr>
    </w:lvl>
    <w:lvl w:ilvl="6" w:tplc="0409000F" w:tentative="1">
      <w:start w:val="1"/>
      <w:numFmt w:val="decimal"/>
      <w:lvlText w:val="%7."/>
      <w:lvlJc w:val="left"/>
      <w:pPr>
        <w:ind w:left="6367" w:hanging="360"/>
      </w:pPr>
    </w:lvl>
    <w:lvl w:ilvl="7" w:tplc="04090019" w:tentative="1">
      <w:start w:val="1"/>
      <w:numFmt w:val="lowerLetter"/>
      <w:lvlText w:val="%8."/>
      <w:lvlJc w:val="left"/>
      <w:pPr>
        <w:ind w:left="7087" w:hanging="360"/>
      </w:pPr>
    </w:lvl>
    <w:lvl w:ilvl="8" w:tplc="0409001B" w:tentative="1">
      <w:start w:val="1"/>
      <w:numFmt w:val="lowerRoman"/>
      <w:lvlText w:val="%9."/>
      <w:lvlJc w:val="right"/>
      <w:pPr>
        <w:ind w:left="7807" w:hanging="180"/>
      </w:pPr>
    </w:lvl>
  </w:abstractNum>
  <w:abstractNum w:abstractNumId="4" w15:restartNumberingAfterBreak="0">
    <w:nsid w:val="034F149B"/>
    <w:multiLevelType w:val="hybridMultilevel"/>
    <w:tmpl w:val="C65095E0"/>
    <w:lvl w:ilvl="0" w:tplc="3C7CCD26">
      <w:start w:val="1"/>
      <w:numFmt w:val="hebrew1"/>
      <w:lvlText w:val="%1."/>
      <w:lvlJc w:val="left"/>
      <w:pPr>
        <w:ind w:left="720" w:hanging="360"/>
      </w:pPr>
      <w:rPr>
        <w:rFonts w:ascii="David" w:eastAsia="Times New Roman" w:hAnsi="David" w:cs="Davi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01A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D25537"/>
    <w:multiLevelType w:val="hybridMultilevel"/>
    <w:tmpl w:val="CD942DF4"/>
    <w:lvl w:ilvl="0" w:tplc="04090001">
      <w:start w:val="1"/>
      <w:numFmt w:val="bullet"/>
      <w:lvlText w:val=""/>
      <w:lvlJc w:val="left"/>
      <w:pPr>
        <w:ind w:left="1494" w:hanging="360"/>
      </w:pPr>
      <w:rPr>
        <w:rFonts w:ascii="Symbol" w:hAnsi="Symbol"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06E947CF"/>
    <w:multiLevelType w:val="hybridMultilevel"/>
    <w:tmpl w:val="062AB314"/>
    <w:lvl w:ilvl="0" w:tplc="04090001">
      <w:start w:val="1"/>
      <w:numFmt w:val="bullet"/>
      <w:lvlText w:val=""/>
      <w:lvlJc w:val="left"/>
      <w:pPr>
        <w:ind w:left="1636" w:hanging="360"/>
      </w:pPr>
      <w:rPr>
        <w:rFonts w:ascii="Symbol" w:hAnsi="Symbol" w:hint="default"/>
      </w:r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8" w15:restartNumberingAfterBreak="0">
    <w:nsid w:val="08D92509"/>
    <w:multiLevelType w:val="hybridMultilevel"/>
    <w:tmpl w:val="4998C5F8"/>
    <w:lvl w:ilvl="0" w:tplc="04090001">
      <w:start w:val="1"/>
      <w:numFmt w:val="bullet"/>
      <w:lvlText w:val=""/>
      <w:lvlJc w:val="left"/>
      <w:pPr>
        <w:ind w:left="1210" w:hanging="360"/>
      </w:pPr>
      <w:rPr>
        <w:rFonts w:ascii="Symbol" w:hAnsi="Symbol"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9" w15:restartNumberingAfterBreak="0">
    <w:nsid w:val="0A840F58"/>
    <w:multiLevelType w:val="multilevel"/>
    <w:tmpl w:val="306AB13A"/>
    <w:lvl w:ilvl="0">
      <w:start w:val="1"/>
      <w:numFmt w:val="decimal"/>
      <w:lvlText w:val="%1."/>
      <w:lvlJc w:val="left"/>
      <w:pPr>
        <w:ind w:left="502" w:hanging="360"/>
      </w:pPr>
      <w:rPr>
        <w:rFonts w:hint="default"/>
        <w:b/>
        <w:bCs/>
        <w:color w:val="000000" w:themeColor="text1"/>
        <w:lang w:bidi="he-IL"/>
      </w:rPr>
    </w:lvl>
    <w:lvl w:ilvl="1">
      <w:start w:val="1"/>
      <w:numFmt w:val="decimal"/>
      <w:pStyle w:val="a"/>
      <w:isLgl/>
      <w:lvlText w:val="%1.%2"/>
      <w:lvlJc w:val="left"/>
      <w:pPr>
        <w:ind w:left="643" w:hanging="360"/>
      </w:pPr>
      <w:rPr>
        <w:rFonts w:ascii="David" w:hAnsi="David" w:cs="David" w:hint="cs"/>
        <w:b w:val="0"/>
        <w:bCs/>
        <w:i/>
        <w:iCs w:val="0"/>
        <w:color w:val="000000" w:themeColor="text1"/>
        <w:u w:val="none"/>
      </w:rPr>
    </w:lvl>
    <w:lvl w:ilvl="2">
      <w:start w:val="1"/>
      <w:numFmt w:val="decimal"/>
      <w:isLgl/>
      <w:lvlText w:val="%1.%2.%3"/>
      <w:lvlJc w:val="left"/>
      <w:pPr>
        <w:ind w:left="1287" w:hanging="720"/>
      </w:pPr>
      <w:rPr>
        <w:rFonts w:ascii="David" w:hAnsi="David" w:cs="David" w:hint="default"/>
        <w:b/>
        <w:bCs/>
        <w:color w:val="000000" w:themeColor="text1"/>
        <w:u w:val="none"/>
      </w:rPr>
    </w:lvl>
    <w:lvl w:ilvl="3">
      <w:start w:val="1"/>
      <w:numFmt w:val="decimal"/>
      <w:isLgl/>
      <w:lvlText w:val="%1.%2.%3.%4"/>
      <w:lvlJc w:val="left"/>
      <w:pPr>
        <w:ind w:left="1712" w:hanging="720"/>
      </w:pPr>
      <w:rPr>
        <w:rFonts w:hint="default"/>
        <w:b/>
        <w:bCs/>
        <w:color w:val="000000" w:themeColor="text1"/>
        <w:u w:val="none"/>
      </w:rPr>
    </w:lvl>
    <w:lvl w:ilvl="4">
      <w:start w:val="1"/>
      <w:numFmt w:val="decimal"/>
      <w:isLgl/>
      <w:lvlText w:val="%1.%2.%3.%4.%5"/>
      <w:lvlJc w:val="left"/>
      <w:pPr>
        <w:ind w:left="4102" w:hanging="1080"/>
      </w:pPr>
      <w:rPr>
        <w:rFonts w:hint="default"/>
        <w:b w:val="0"/>
        <w:color w:val="000000" w:themeColor="text1"/>
        <w:u w:val="none"/>
      </w:rPr>
    </w:lvl>
    <w:lvl w:ilvl="5">
      <w:start w:val="1"/>
      <w:numFmt w:val="decimal"/>
      <w:isLgl/>
      <w:lvlText w:val="%1.%2.%3.%4.%5.%6"/>
      <w:lvlJc w:val="left"/>
      <w:pPr>
        <w:ind w:left="4822" w:hanging="1080"/>
      </w:pPr>
      <w:rPr>
        <w:rFonts w:hint="default"/>
        <w:b w:val="0"/>
        <w:color w:val="000000" w:themeColor="text1"/>
        <w:u w:val="none"/>
      </w:rPr>
    </w:lvl>
    <w:lvl w:ilvl="6">
      <w:start w:val="1"/>
      <w:numFmt w:val="decimal"/>
      <w:isLgl/>
      <w:lvlText w:val="%1.%2.%3.%4.%5.%6.%7"/>
      <w:lvlJc w:val="left"/>
      <w:pPr>
        <w:ind w:left="5902" w:hanging="1440"/>
      </w:pPr>
      <w:rPr>
        <w:rFonts w:hint="default"/>
        <w:b w:val="0"/>
        <w:color w:val="000000" w:themeColor="text1"/>
        <w:u w:val="none"/>
      </w:rPr>
    </w:lvl>
    <w:lvl w:ilvl="7">
      <w:start w:val="1"/>
      <w:numFmt w:val="decimal"/>
      <w:isLgl/>
      <w:lvlText w:val="%1.%2.%3.%4.%5.%6.%7.%8"/>
      <w:lvlJc w:val="left"/>
      <w:pPr>
        <w:ind w:left="6622" w:hanging="1440"/>
      </w:pPr>
      <w:rPr>
        <w:rFonts w:hint="default"/>
        <w:b w:val="0"/>
        <w:color w:val="000000" w:themeColor="text1"/>
        <w:u w:val="none"/>
      </w:rPr>
    </w:lvl>
    <w:lvl w:ilvl="8">
      <w:start w:val="1"/>
      <w:numFmt w:val="decimal"/>
      <w:isLgl/>
      <w:lvlText w:val="%1.%2.%3.%4.%5.%6.%7.%8.%9"/>
      <w:lvlJc w:val="left"/>
      <w:pPr>
        <w:ind w:left="7342" w:hanging="1440"/>
      </w:pPr>
      <w:rPr>
        <w:rFonts w:hint="default"/>
        <w:b w:val="0"/>
        <w:color w:val="000000" w:themeColor="text1"/>
        <w:u w:val="none"/>
      </w:rPr>
    </w:lvl>
  </w:abstractNum>
  <w:abstractNum w:abstractNumId="10" w15:restartNumberingAfterBreak="0">
    <w:nsid w:val="0BF55D09"/>
    <w:multiLevelType w:val="hybridMultilevel"/>
    <w:tmpl w:val="E8967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7D64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B67093"/>
    <w:multiLevelType w:val="hybridMultilevel"/>
    <w:tmpl w:val="6D32740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64" w:hanging="360"/>
      </w:pPr>
    </w:lvl>
    <w:lvl w:ilvl="2" w:tplc="0409001B" w:tentative="1">
      <w:start w:val="1"/>
      <w:numFmt w:val="lowerRoman"/>
      <w:lvlText w:val="%3."/>
      <w:lvlJc w:val="right"/>
      <w:pPr>
        <w:ind w:left="884" w:hanging="180"/>
      </w:pPr>
    </w:lvl>
    <w:lvl w:ilvl="3" w:tplc="0409000F" w:tentative="1">
      <w:start w:val="1"/>
      <w:numFmt w:val="decimal"/>
      <w:lvlText w:val="%4."/>
      <w:lvlJc w:val="left"/>
      <w:pPr>
        <w:ind w:left="1604" w:hanging="360"/>
      </w:pPr>
    </w:lvl>
    <w:lvl w:ilvl="4" w:tplc="04090019" w:tentative="1">
      <w:start w:val="1"/>
      <w:numFmt w:val="lowerLetter"/>
      <w:lvlText w:val="%5."/>
      <w:lvlJc w:val="left"/>
      <w:pPr>
        <w:ind w:left="2324" w:hanging="360"/>
      </w:pPr>
    </w:lvl>
    <w:lvl w:ilvl="5" w:tplc="0409001B" w:tentative="1">
      <w:start w:val="1"/>
      <w:numFmt w:val="lowerRoman"/>
      <w:lvlText w:val="%6."/>
      <w:lvlJc w:val="right"/>
      <w:pPr>
        <w:ind w:left="3044" w:hanging="180"/>
      </w:pPr>
    </w:lvl>
    <w:lvl w:ilvl="6" w:tplc="0409000F" w:tentative="1">
      <w:start w:val="1"/>
      <w:numFmt w:val="decimal"/>
      <w:lvlText w:val="%7."/>
      <w:lvlJc w:val="left"/>
      <w:pPr>
        <w:ind w:left="3764" w:hanging="360"/>
      </w:pPr>
    </w:lvl>
    <w:lvl w:ilvl="7" w:tplc="04090019" w:tentative="1">
      <w:start w:val="1"/>
      <w:numFmt w:val="lowerLetter"/>
      <w:lvlText w:val="%8."/>
      <w:lvlJc w:val="left"/>
      <w:pPr>
        <w:ind w:left="4484" w:hanging="360"/>
      </w:pPr>
    </w:lvl>
    <w:lvl w:ilvl="8" w:tplc="0409001B" w:tentative="1">
      <w:start w:val="1"/>
      <w:numFmt w:val="lowerRoman"/>
      <w:lvlText w:val="%9."/>
      <w:lvlJc w:val="right"/>
      <w:pPr>
        <w:ind w:left="5204" w:hanging="180"/>
      </w:pPr>
    </w:lvl>
  </w:abstractNum>
  <w:abstractNum w:abstractNumId="13" w15:restartNumberingAfterBreak="0">
    <w:nsid w:val="15076F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51C00A6"/>
    <w:multiLevelType w:val="hybridMultilevel"/>
    <w:tmpl w:val="11E0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73CC5"/>
    <w:multiLevelType w:val="hybridMultilevel"/>
    <w:tmpl w:val="623E6B26"/>
    <w:lvl w:ilvl="0" w:tplc="04090001">
      <w:start w:val="1"/>
      <w:numFmt w:val="bullet"/>
      <w:lvlText w:val=""/>
      <w:lvlJc w:val="left"/>
      <w:pPr>
        <w:ind w:left="1942" w:hanging="360"/>
      </w:pPr>
      <w:rPr>
        <w:rFonts w:ascii="Symbol" w:hAnsi="Symbol" w:hint="default"/>
      </w:r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16" w15:restartNumberingAfterBreak="0">
    <w:nsid w:val="1B8A3E80"/>
    <w:multiLevelType w:val="hybridMultilevel"/>
    <w:tmpl w:val="400C87C4"/>
    <w:lvl w:ilvl="0" w:tplc="04090001">
      <w:start w:val="1"/>
      <w:numFmt w:val="bullet"/>
      <w:lvlText w:val=""/>
      <w:lvlJc w:val="left"/>
      <w:pPr>
        <w:ind w:left="1636" w:hanging="360"/>
      </w:pPr>
      <w:rPr>
        <w:rFonts w:ascii="Symbol" w:hAnsi="Symbol"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17" w15:restartNumberingAfterBreak="0">
    <w:nsid w:val="1BC03CFC"/>
    <w:multiLevelType w:val="hybridMultilevel"/>
    <w:tmpl w:val="21900FE6"/>
    <w:lvl w:ilvl="0" w:tplc="04090001">
      <w:start w:val="1"/>
      <w:numFmt w:val="bullet"/>
      <w:lvlText w:val=""/>
      <w:lvlJc w:val="left"/>
      <w:pPr>
        <w:ind w:left="1636" w:hanging="360"/>
      </w:pPr>
      <w:rPr>
        <w:rFonts w:ascii="Symbol" w:hAnsi="Symbol"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8" w15:restartNumberingAfterBreak="0">
    <w:nsid w:val="1E167886"/>
    <w:multiLevelType w:val="hybridMultilevel"/>
    <w:tmpl w:val="C0CE526E"/>
    <w:lvl w:ilvl="0" w:tplc="04090001">
      <w:start w:val="1"/>
      <w:numFmt w:val="bullet"/>
      <w:lvlText w:val=""/>
      <w:lvlJc w:val="left"/>
      <w:pPr>
        <w:ind w:left="1636" w:hanging="360"/>
      </w:pPr>
      <w:rPr>
        <w:rFonts w:ascii="Symbol" w:hAnsi="Symbol"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1FA40A43"/>
    <w:multiLevelType w:val="hybridMultilevel"/>
    <w:tmpl w:val="C65095E0"/>
    <w:lvl w:ilvl="0" w:tplc="FFFFFFFF">
      <w:start w:val="1"/>
      <w:numFmt w:val="hebrew1"/>
      <w:lvlText w:val="%1."/>
      <w:lvlJc w:val="left"/>
      <w:pPr>
        <w:ind w:left="720" w:hanging="360"/>
      </w:pPr>
      <w:rPr>
        <w:rFonts w:ascii="David" w:eastAsia="Times New Roman" w:hAnsi="David" w:cs="Davi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0ED5218"/>
    <w:multiLevelType w:val="hybridMultilevel"/>
    <w:tmpl w:val="7EAE674E"/>
    <w:lvl w:ilvl="0" w:tplc="04090001">
      <w:start w:val="1"/>
      <w:numFmt w:val="bullet"/>
      <w:lvlText w:val=""/>
      <w:lvlJc w:val="left"/>
      <w:pPr>
        <w:ind w:left="1494" w:hanging="360"/>
      </w:pPr>
      <w:rPr>
        <w:rFonts w:ascii="Symbol" w:hAnsi="Symbol" w:hint="default"/>
      </w:rPr>
    </w:lvl>
    <w:lvl w:ilvl="1" w:tplc="04090019" w:tentative="1">
      <w:start w:val="1"/>
      <w:numFmt w:val="lowerLetter"/>
      <w:lvlText w:val="%2."/>
      <w:lvlJc w:val="left"/>
      <w:pPr>
        <w:ind w:left="2126" w:hanging="360"/>
      </w:pPr>
    </w:lvl>
    <w:lvl w:ilvl="2" w:tplc="0409001B" w:tentative="1">
      <w:start w:val="1"/>
      <w:numFmt w:val="lowerRoman"/>
      <w:lvlText w:val="%3."/>
      <w:lvlJc w:val="right"/>
      <w:pPr>
        <w:ind w:left="2846" w:hanging="180"/>
      </w:pPr>
    </w:lvl>
    <w:lvl w:ilvl="3" w:tplc="0409000F" w:tentative="1">
      <w:start w:val="1"/>
      <w:numFmt w:val="decimal"/>
      <w:lvlText w:val="%4."/>
      <w:lvlJc w:val="left"/>
      <w:pPr>
        <w:ind w:left="3566" w:hanging="360"/>
      </w:pPr>
    </w:lvl>
    <w:lvl w:ilvl="4" w:tplc="04090019" w:tentative="1">
      <w:start w:val="1"/>
      <w:numFmt w:val="lowerLetter"/>
      <w:lvlText w:val="%5."/>
      <w:lvlJc w:val="left"/>
      <w:pPr>
        <w:ind w:left="4286" w:hanging="360"/>
      </w:pPr>
    </w:lvl>
    <w:lvl w:ilvl="5" w:tplc="0409001B" w:tentative="1">
      <w:start w:val="1"/>
      <w:numFmt w:val="lowerRoman"/>
      <w:lvlText w:val="%6."/>
      <w:lvlJc w:val="right"/>
      <w:pPr>
        <w:ind w:left="5006" w:hanging="180"/>
      </w:pPr>
    </w:lvl>
    <w:lvl w:ilvl="6" w:tplc="0409000F" w:tentative="1">
      <w:start w:val="1"/>
      <w:numFmt w:val="decimal"/>
      <w:lvlText w:val="%7."/>
      <w:lvlJc w:val="left"/>
      <w:pPr>
        <w:ind w:left="5726" w:hanging="360"/>
      </w:pPr>
    </w:lvl>
    <w:lvl w:ilvl="7" w:tplc="04090019" w:tentative="1">
      <w:start w:val="1"/>
      <w:numFmt w:val="lowerLetter"/>
      <w:lvlText w:val="%8."/>
      <w:lvlJc w:val="left"/>
      <w:pPr>
        <w:ind w:left="6446" w:hanging="360"/>
      </w:pPr>
    </w:lvl>
    <w:lvl w:ilvl="8" w:tplc="0409001B" w:tentative="1">
      <w:start w:val="1"/>
      <w:numFmt w:val="lowerRoman"/>
      <w:lvlText w:val="%9."/>
      <w:lvlJc w:val="right"/>
      <w:pPr>
        <w:ind w:left="7166" w:hanging="180"/>
      </w:pPr>
    </w:lvl>
  </w:abstractNum>
  <w:abstractNum w:abstractNumId="21" w15:restartNumberingAfterBreak="0">
    <w:nsid w:val="22C87C18"/>
    <w:multiLevelType w:val="multilevel"/>
    <w:tmpl w:val="F5320B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D86ABF"/>
    <w:multiLevelType w:val="hybridMultilevel"/>
    <w:tmpl w:val="245C5D7A"/>
    <w:lvl w:ilvl="0" w:tplc="04090001">
      <w:start w:val="1"/>
      <w:numFmt w:val="bullet"/>
      <w:lvlText w:val=""/>
      <w:lvlJc w:val="left"/>
      <w:pPr>
        <w:ind w:left="1942" w:hanging="360"/>
      </w:pPr>
      <w:rPr>
        <w:rFonts w:ascii="Symbol" w:hAnsi="Symbol" w:hint="default"/>
      </w:r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23" w15:restartNumberingAfterBreak="0">
    <w:nsid w:val="25421150"/>
    <w:multiLevelType w:val="hybridMultilevel"/>
    <w:tmpl w:val="371C8488"/>
    <w:lvl w:ilvl="0" w:tplc="04090001">
      <w:start w:val="1"/>
      <w:numFmt w:val="bullet"/>
      <w:lvlText w:val=""/>
      <w:lvlJc w:val="left"/>
      <w:pPr>
        <w:ind w:left="1942" w:hanging="360"/>
      </w:pPr>
      <w:rPr>
        <w:rFonts w:ascii="Symbol" w:hAnsi="Symbol"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15:restartNumberingAfterBreak="0">
    <w:nsid w:val="258506FC"/>
    <w:multiLevelType w:val="hybridMultilevel"/>
    <w:tmpl w:val="2A80BD10"/>
    <w:lvl w:ilvl="0" w:tplc="04090001">
      <w:start w:val="1"/>
      <w:numFmt w:val="bullet"/>
      <w:lvlText w:val=""/>
      <w:lvlJc w:val="left"/>
      <w:pPr>
        <w:ind w:left="1942" w:hanging="360"/>
      </w:pPr>
      <w:rPr>
        <w:rFonts w:ascii="Symbol" w:hAnsi="Symbol"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25" w15:restartNumberingAfterBreak="0">
    <w:nsid w:val="26037833"/>
    <w:multiLevelType w:val="hybridMultilevel"/>
    <w:tmpl w:val="B632219A"/>
    <w:lvl w:ilvl="0" w:tplc="04090001">
      <w:start w:val="1"/>
      <w:numFmt w:val="bullet"/>
      <w:lvlText w:val=""/>
      <w:lvlJc w:val="left"/>
      <w:pPr>
        <w:ind w:left="1636" w:hanging="360"/>
      </w:pPr>
      <w:rPr>
        <w:rFonts w:ascii="Symbol" w:hAnsi="Symbol" w:hint="default"/>
        <w:lang w:val="en-US"/>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26" w15:restartNumberingAfterBreak="0">
    <w:nsid w:val="260F3DE7"/>
    <w:multiLevelType w:val="hybridMultilevel"/>
    <w:tmpl w:val="58088A96"/>
    <w:lvl w:ilvl="0" w:tplc="04090001">
      <w:start w:val="1"/>
      <w:numFmt w:val="bullet"/>
      <w:lvlText w:val=""/>
      <w:lvlJc w:val="left"/>
      <w:pPr>
        <w:ind w:left="1494" w:hanging="360"/>
      </w:pPr>
      <w:rPr>
        <w:rFonts w:ascii="Symbol" w:hAnsi="Symbol"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7" w15:restartNumberingAfterBreak="0">
    <w:nsid w:val="264157D0"/>
    <w:multiLevelType w:val="hybridMultilevel"/>
    <w:tmpl w:val="45706C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4364" w:hanging="360"/>
      </w:pPr>
      <w:rPr>
        <w:rFonts w:ascii="Courier New" w:hAnsi="Courier New" w:cs="Courier New" w:hint="default"/>
      </w:rPr>
    </w:lvl>
    <w:lvl w:ilvl="2" w:tplc="04090005" w:tentative="1">
      <w:start w:val="1"/>
      <w:numFmt w:val="bullet"/>
      <w:lvlText w:val=""/>
      <w:lvlJc w:val="left"/>
      <w:pPr>
        <w:ind w:left="5084" w:hanging="360"/>
      </w:pPr>
      <w:rPr>
        <w:rFonts w:ascii="Wingdings" w:hAnsi="Wingdings" w:hint="default"/>
      </w:rPr>
    </w:lvl>
    <w:lvl w:ilvl="3" w:tplc="04090001" w:tentative="1">
      <w:start w:val="1"/>
      <w:numFmt w:val="bullet"/>
      <w:lvlText w:val=""/>
      <w:lvlJc w:val="left"/>
      <w:pPr>
        <w:ind w:left="5804" w:hanging="360"/>
      </w:pPr>
      <w:rPr>
        <w:rFonts w:ascii="Symbol" w:hAnsi="Symbol" w:hint="default"/>
      </w:rPr>
    </w:lvl>
    <w:lvl w:ilvl="4" w:tplc="04090003" w:tentative="1">
      <w:start w:val="1"/>
      <w:numFmt w:val="bullet"/>
      <w:lvlText w:val="o"/>
      <w:lvlJc w:val="left"/>
      <w:pPr>
        <w:ind w:left="6524" w:hanging="360"/>
      </w:pPr>
      <w:rPr>
        <w:rFonts w:ascii="Courier New" w:hAnsi="Courier New" w:cs="Courier New" w:hint="default"/>
      </w:rPr>
    </w:lvl>
    <w:lvl w:ilvl="5" w:tplc="04090005" w:tentative="1">
      <w:start w:val="1"/>
      <w:numFmt w:val="bullet"/>
      <w:lvlText w:val=""/>
      <w:lvlJc w:val="left"/>
      <w:pPr>
        <w:ind w:left="7244" w:hanging="360"/>
      </w:pPr>
      <w:rPr>
        <w:rFonts w:ascii="Wingdings" w:hAnsi="Wingdings" w:hint="default"/>
      </w:rPr>
    </w:lvl>
    <w:lvl w:ilvl="6" w:tplc="04090001" w:tentative="1">
      <w:start w:val="1"/>
      <w:numFmt w:val="bullet"/>
      <w:lvlText w:val=""/>
      <w:lvlJc w:val="left"/>
      <w:pPr>
        <w:ind w:left="7964" w:hanging="360"/>
      </w:pPr>
      <w:rPr>
        <w:rFonts w:ascii="Symbol" w:hAnsi="Symbol" w:hint="default"/>
      </w:rPr>
    </w:lvl>
    <w:lvl w:ilvl="7" w:tplc="04090003" w:tentative="1">
      <w:start w:val="1"/>
      <w:numFmt w:val="bullet"/>
      <w:lvlText w:val="o"/>
      <w:lvlJc w:val="left"/>
      <w:pPr>
        <w:ind w:left="8684" w:hanging="360"/>
      </w:pPr>
      <w:rPr>
        <w:rFonts w:ascii="Courier New" w:hAnsi="Courier New" w:cs="Courier New" w:hint="default"/>
      </w:rPr>
    </w:lvl>
    <w:lvl w:ilvl="8" w:tplc="04090005" w:tentative="1">
      <w:start w:val="1"/>
      <w:numFmt w:val="bullet"/>
      <w:lvlText w:val=""/>
      <w:lvlJc w:val="left"/>
      <w:pPr>
        <w:ind w:left="9404" w:hanging="360"/>
      </w:pPr>
      <w:rPr>
        <w:rFonts w:ascii="Wingdings" w:hAnsi="Wingdings" w:hint="default"/>
      </w:rPr>
    </w:lvl>
  </w:abstractNum>
  <w:abstractNum w:abstractNumId="28" w15:restartNumberingAfterBreak="0">
    <w:nsid w:val="264E40BB"/>
    <w:multiLevelType w:val="hybridMultilevel"/>
    <w:tmpl w:val="2070D786"/>
    <w:lvl w:ilvl="0" w:tplc="04090001">
      <w:start w:val="1"/>
      <w:numFmt w:val="bullet"/>
      <w:lvlText w:val=""/>
      <w:lvlJc w:val="left"/>
      <w:pPr>
        <w:ind w:left="1494" w:hanging="360"/>
      </w:pPr>
      <w:rPr>
        <w:rFonts w:ascii="Symbol" w:hAnsi="Symbol"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9" w15:restartNumberingAfterBreak="0">
    <w:nsid w:val="2A815613"/>
    <w:multiLevelType w:val="hybridMultilevel"/>
    <w:tmpl w:val="DD04721E"/>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0" w15:restartNumberingAfterBreak="0">
    <w:nsid w:val="2A930593"/>
    <w:multiLevelType w:val="hybridMultilevel"/>
    <w:tmpl w:val="7F8A654C"/>
    <w:lvl w:ilvl="0" w:tplc="04090001">
      <w:start w:val="1"/>
      <w:numFmt w:val="bullet"/>
      <w:lvlText w:val=""/>
      <w:lvlJc w:val="left"/>
      <w:pPr>
        <w:ind w:left="1352" w:hanging="360"/>
      </w:pPr>
      <w:rPr>
        <w:rFonts w:ascii="Symbol" w:hAnsi="Symbol" w:hint="default"/>
      </w:rPr>
    </w:lvl>
    <w:lvl w:ilvl="1" w:tplc="04090019" w:tentative="1">
      <w:start w:val="1"/>
      <w:numFmt w:val="lowerLetter"/>
      <w:lvlText w:val="%2."/>
      <w:lvlJc w:val="left"/>
      <w:pPr>
        <w:ind w:left="3087" w:hanging="360"/>
      </w:pPr>
    </w:lvl>
    <w:lvl w:ilvl="2" w:tplc="0409001B" w:tentative="1">
      <w:start w:val="1"/>
      <w:numFmt w:val="lowerRoman"/>
      <w:lvlText w:val="%3."/>
      <w:lvlJc w:val="right"/>
      <w:pPr>
        <w:ind w:left="3807" w:hanging="180"/>
      </w:pPr>
    </w:lvl>
    <w:lvl w:ilvl="3" w:tplc="0409000F" w:tentative="1">
      <w:start w:val="1"/>
      <w:numFmt w:val="decimal"/>
      <w:lvlText w:val="%4."/>
      <w:lvlJc w:val="left"/>
      <w:pPr>
        <w:ind w:left="4527" w:hanging="360"/>
      </w:pPr>
    </w:lvl>
    <w:lvl w:ilvl="4" w:tplc="04090019" w:tentative="1">
      <w:start w:val="1"/>
      <w:numFmt w:val="lowerLetter"/>
      <w:lvlText w:val="%5."/>
      <w:lvlJc w:val="left"/>
      <w:pPr>
        <w:ind w:left="5247" w:hanging="360"/>
      </w:pPr>
    </w:lvl>
    <w:lvl w:ilvl="5" w:tplc="0409001B" w:tentative="1">
      <w:start w:val="1"/>
      <w:numFmt w:val="lowerRoman"/>
      <w:lvlText w:val="%6."/>
      <w:lvlJc w:val="right"/>
      <w:pPr>
        <w:ind w:left="5967" w:hanging="180"/>
      </w:pPr>
    </w:lvl>
    <w:lvl w:ilvl="6" w:tplc="0409000F" w:tentative="1">
      <w:start w:val="1"/>
      <w:numFmt w:val="decimal"/>
      <w:lvlText w:val="%7."/>
      <w:lvlJc w:val="left"/>
      <w:pPr>
        <w:ind w:left="6687" w:hanging="360"/>
      </w:pPr>
    </w:lvl>
    <w:lvl w:ilvl="7" w:tplc="04090019" w:tentative="1">
      <w:start w:val="1"/>
      <w:numFmt w:val="lowerLetter"/>
      <w:lvlText w:val="%8."/>
      <w:lvlJc w:val="left"/>
      <w:pPr>
        <w:ind w:left="7407" w:hanging="360"/>
      </w:pPr>
    </w:lvl>
    <w:lvl w:ilvl="8" w:tplc="0409001B" w:tentative="1">
      <w:start w:val="1"/>
      <w:numFmt w:val="lowerRoman"/>
      <w:lvlText w:val="%9."/>
      <w:lvlJc w:val="right"/>
      <w:pPr>
        <w:ind w:left="8127" w:hanging="180"/>
      </w:pPr>
    </w:lvl>
  </w:abstractNum>
  <w:abstractNum w:abstractNumId="31" w15:restartNumberingAfterBreak="0">
    <w:nsid w:val="2B656EED"/>
    <w:multiLevelType w:val="hybridMultilevel"/>
    <w:tmpl w:val="47086E3E"/>
    <w:lvl w:ilvl="0" w:tplc="04090001">
      <w:start w:val="1"/>
      <w:numFmt w:val="bullet"/>
      <w:lvlText w:val=""/>
      <w:lvlJc w:val="left"/>
      <w:pPr>
        <w:ind w:left="1494" w:hanging="360"/>
      </w:pPr>
      <w:rPr>
        <w:rFonts w:ascii="Symbol" w:hAnsi="Symbol" w:hint="default"/>
        <w:u w:val="none"/>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32" w15:restartNumberingAfterBreak="0">
    <w:nsid w:val="2F75599D"/>
    <w:multiLevelType w:val="hybridMultilevel"/>
    <w:tmpl w:val="353C97E6"/>
    <w:lvl w:ilvl="0" w:tplc="04090001">
      <w:start w:val="1"/>
      <w:numFmt w:val="bullet"/>
      <w:lvlText w:val=""/>
      <w:lvlJc w:val="left"/>
      <w:pPr>
        <w:ind w:left="1942" w:hanging="360"/>
      </w:pPr>
      <w:rPr>
        <w:rFonts w:ascii="Symbol" w:hAnsi="Symbol" w:hint="default"/>
      </w:rPr>
    </w:lvl>
    <w:lvl w:ilvl="1" w:tplc="04090003" w:tentative="1">
      <w:start w:val="1"/>
      <w:numFmt w:val="bullet"/>
      <w:lvlText w:val="o"/>
      <w:lvlJc w:val="left"/>
      <w:pPr>
        <w:ind w:left="2662" w:hanging="360"/>
      </w:pPr>
      <w:rPr>
        <w:rFonts w:ascii="Courier New" w:hAnsi="Courier New" w:cs="Courier New" w:hint="default"/>
      </w:rPr>
    </w:lvl>
    <w:lvl w:ilvl="2" w:tplc="04090005" w:tentative="1">
      <w:start w:val="1"/>
      <w:numFmt w:val="bullet"/>
      <w:lvlText w:val=""/>
      <w:lvlJc w:val="left"/>
      <w:pPr>
        <w:ind w:left="3382" w:hanging="360"/>
      </w:pPr>
      <w:rPr>
        <w:rFonts w:ascii="Wingdings" w:hAnsi="Wingdings" w:hint="default"/>
      </w:rPr>
    </w:lvl>
    <w:lvl w:ilvl="3" w:tplc="04090001" w:tentative="1">
      <w:start w:val="1"/>
      <w:numFmt w:val="bullet"/>
      <w:lvlText w:val=""/>
      <w:lvlJc w:val="left"/>
      <w:pPr>
        <w:ind w:left="4102" w:hanging="360"/>
      </w:pPr>
      <w:rPr>
        <w:rFonts w:ascii="Symbol" w:hAnsi="Symbol" w:hint="default"/>
      </w:rPr>
    </w:lvl>
    <w:lvl w:ilvl="4" w:tplc="04090003" w:tentative="1">
      <w:start w:val="1"/>
      <w:numFmt w:val="bullet"/>
      <w:lvlText w:val="o"/>
      <w:lvlJc w:val="left"/>
      <w:pPr>
        <w:ind w:left="4822" w:hanging="360"/>
      </w:pPr>
      <w:rPr>
        <w:rFonts w:ascii="Courier New" w:hAnsi="Courier New" w:cs="Courier New" w:hint="default"/>
      </w:rPr>
    </w:lvl>
    <w:lvl w:ilvl="5" w:tplc="04090005" w:tentative="1">
      <w:start w:val="1"/>
      <w:numFmt w:val="bullet"/>
      <w:lvlText w:val=""/>
      <w:lvlJc w:val="left"/>
      <w:pPr>
        <w:ind w:left="5542" w:hanging="360"/>
      </w:pPr>
      <w:rPr>
        <w:rFonts w:ascii="Wingdings" w:hAnsi="Wingdings" w:hint="default"/>
      </w:rPr>
    </w:lvl>
    <w:lvl w:ilvl="6" w:tplc="04090001" w:tentative="1">
      <w:start w:val="1"/>
      <w:numFmt w:val="bullet"/>
      <w:lvlText w:val=""/>
      <w:lvlJc w:val="left"/>
      <w:pPr>
        <w:ind w:left="6262" w:hanging="360"/>
      </w:pPr>
      <w:rPr>
        <w:rFonts w:ascii="Symbol" w:hAnsi="Symbol" w:hint="default"/>
      </w:rPr>
    </w:lvl>
    <w:lvl w:ilvl="7" w:tplc="04090003" w:tentative="1">
      <w:start w:val="1"/>
      <w:numFmt w:val="bullet"/>
      <w:lvlText w:val="o"/>
      <w:lvlJc w:val="left"/>
      <w:pPr>
        <w:ind w:left="6982" w:hanging="360"/>
      </w:pPr>
      <w:rPr>
        <w:rFonts w:ascii="Courier New" w:hAnsi="Courier New" w:cs="Courier New" w:hint="default"/>
      </w:rPr>
    </w:lvl>
    <w:lvl w:ilvl="8" w:tplc="04090005" w:tentative="1">
      <w:start w:val="1"/>
      <w:numFmt w:val="bullet"/>
      <w:lvlText w:val=""/>
      <w:lvlJc w:val="left"/>
      <w:pPr>
        <w:ind w:left="7702" w:hanging="360"/>
      </w:pPr>
      <w:rPr>
        <w:rFonts w:ascii="Wingdings" w:hAnsi="Wingdings" w:hint="default"/>
      </w:rPr>
    </w:lvl>
  </w:abstractNum>
  <w:abstractNum w:abstractNumId="33" w15:restartNumberingAfterBreak="0">
    <w:nsid w:val="30DC310D"/>
    <w:multiLevelType w:val="hybridMultilevel"/>
    <w:tmpl w:val="FAA2BA2A"/>
    <w:lvl w:ilvl="0" w:tplc="04090001">
      <w:start w:val="1"/>
      <w:numFmt w:val="bullet"/>
      <w:lvlText w:val=""/>
      <w:lvlJc w:val="left"/>
      <w:pPr>
        <w:ind w:left="1636"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0F033CB"/>
    <w:multiLevelType w:val="hybridMultilevel"/>
    <w:tmpl w:val="2056F1A6"/>
    <w:lvl w:ilvl="0" w:tplc="2B28251C">
      <w:start w:val="5"/>
      <w:numFmt w:val="bullet"/>
      <w:lvlText w:val="-"/>
      <w:lvlJc w:val="left"/>
      <w:pPr>
        <w:ind w:left="955" w:hanging="360"/>
      </w:pPr>
      <w:rPr>
        <w:rFonts w:ascii="David" w:eastAsia="Times New Roman" w:hAnsi="David" w:cs="David" w:hint="default"/>
      </w:rPr>
    </w:lvl>
    <w:lvl w:ilvl="1" w:tplc="04090003" w:tentative="1">
      <w:start w:val="1"/>
      <w:numFmt w:val="bullet"/>
      <w:lvlText w:val="o"/>
      <w:lvlJc w:val="left"/>
      <w:pPr>
        <w:ind w:left="1675" w:hanging="360"/>
      </w:pPr>
      <w:rPr>
        <w:rFonts w:ascii="Courier New" w:hAnsi="Courier New" w:cs="Courier New" w:hint="default"/>
      </w:rPr>
    </w:lvl>
    <w:lvl w:ilvl="2" w:tplc="04090005" w:tentative="1">
      <w:start w:val="1"/>
      <w:numFmt w:val="bullet"/>
      <w:lvlText w:val=""/>
      <w:lvlJc w:val="left"/>
      <w:pPr>
        <w:ind w:left="2395" w:hanging="360"/>
      </w:pPr>
      <w:rPr>
        <w:rFonts w:ascii="Wingdings" w:hAnsi="Wingdings" w:hint="default"/>
      </w:rPr>
    </w:lvl>
    <w:lvl w:ilvl="3" w:tplc="04090001" w:tentative="1">
      <w:start w:val="1"/>
      <w:numFmt w:val="bullet"/>
      <w:lvlText w:val=""/>
      <w:lvlJc w:val="left"/>
      <w:pPr>
        <w:ind w:left="3115" w:hanging="360"/>
      </w:pPr>
      <w:rPr>
        <w:rFonts w:ascii="Symbol" w:hAnsi="Symbol" w:hint="default"/>
      </w:rPr>
    </w:lvl>
    <w:lvl w:ilvl="4" w:tplc="04090003" w:tentative="1">
      <w:start w:val="1"/>
      <w:numFmt w:val="bullet"/>
      <w:lvlText w:val="o"/>
      <w:lvlJc w:val="left"/>
      <w:pPr>
        <w:ind w:left="3835" w:hanging="360"/>
      </w:pPr>
      <w:rPr>
        <w:rFonts w:ascii="Courier New" w:hAnsi="Courier New" w:cs="Courier New" w:hint="default"/>
      </w:rPr>
    </w:lvl>
    <w:lvl w:ilvl="5" w:tplc="04090005" w:tentative="1">
      <w:start w:val="1"/>
      <w:numFmt w:val="bullet"/>
      <w:lvlText w:val=""/>
      <w:lvlJc w:val="left"/>
      <w:pPr>
        <w:ind w:left="4555" w:hanging="360"/>
      </w:pPr>
      <w:rPr>
        <w:rFonts w:ascii="Wingdings" w:hAnsi="Wingdings" w:hint="default"/>
      </w:rPr>
    </w:lvl>
    <w:lvl w:ilvl="6" w:tplc="04090001" w:tentative="1">
      <w:start w:val="1"/>
      <w:numFmt w:val="bullet"/>
      <w:lvlText w:val=""/>
      <w:lvlJc w:val="left"/>
      <w:pPr>
        <w:ind w:left="5275" w:hanging="360"/>
      </w:pPr>
      <w:rPr>
        <w:rFonts w:ascii="Symbol" w:hAnsi="Symbol" w:hint="default"/>
      </w:rPr>
    </w:lvl>
    <w:lvl w:ilvl="7" w:tplc="04090003" w:tentative="1">
      <w:start w:val="1"/>
      <w:numFmt w:val="bullet"/>
      <w:lvlText w:val="o"/>
      <w:lvlJc w:val="left"/>
      <w:pPr>
        <w:ind w:left="5995" w:hanging="360"/>
      </w:pPr>
      <w:rPr>
        <w:rFonts w:ascii="Courier New" w:hAnsi="Courier New" w:cs="Courier New" w:hint="default"/>
      </w:rPr>
    </w:lvl>
    <w:lvl w:ilvl="8" w:tplc="04090005" w:tentative="1">
      <w:start w:val="1"/>
      <w:numFmt w:val="bullet"/>
      <w:lvlText w:val=""/>
      <w:lvlJc w:val="left"/>
      <w:pPr>
        <w:ind w:left="6715" w:hanging="360"/>
      </w:pPr>
      <w:rPr>
        <w:rFonts w:ascii="Wingdings" w:hAnsi="Wingdings" w:hint="default"/>
      </w:rPr>
    </w:lvl>
  </w:abstractNum>
  <w:abstractNum w:abstractNumId="35" w15:restartNumberingAfterBreak="0">
    <w:nsid w:val="371555D3"/>
    <w:multiLevelType w:val="hybridMultilevel"/>
    <w:tmpl w:val="AF3C4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FD2BB5"/>
    <w:multiLevelType w:val="hybridMultilevel"/>
    <w:tmpl w:val="DA5233F4"/>
    <w:lvl w:ilvl="0" w:tplc="04090001">
      <w:start w:val="1"/>
      <w:numFmt w:val="bullet"/>
      <w:lvlText w:val=""/>
      <w:lvlJc w:val="left"/>
      <w:pPr>
        <w:ind w:left="2302" w:hanging="360"/>
      </w:pPr>
      <w:rPr>
        <w:rFonts w:ascii="Symbol" w:hAnsi="Symbol"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37" w15:restartNumberingAfterBreak="0">
    <w:nsid w:val="392B64A5"/>
    <w:multiLevelType w:val="hybridMultilevel"/>
    <w:tmpl w:val="9E8E17A0"/>
    <w:lvl w:ilvl="0" w:tplc="04090001">
      <w:start w:val="1"/>
      <w:numFmt w:val="bullet"/>
      <w:lvlText w:val=""/>
      <w:lvlJc w:val="left"/>
      <w:pPr>
        <w:ind w:left="1636" w:hanging="360"/>
      </w:pPr>
      <w:rPr>
        <w:rFonts w:ascii="Symbol" w:hAnsi="Symbol" w:hint="default"/>
      </w:rPr>
    </w:lvl>
    <w:lvl w:ilvl="1" w:tplc="04090019" w:tentative="1">
      <w:start w:val="1"/>
      <w:numFmt w:val="lowerLetter"/>
      <w:lvlText w:val="%2."/>
      <w:lvlJc w:val="left"/>
      <w:pPr>
        <w:ind w:left="2870" w:hanging="360"/>
      </w:pPr>
    </w:lvl>
    <w:lvl w:ilvl="2" w:tplc="0409001B" w:tentative="1">
      <w:start w:val="1"/>
      <w:numFmt w:val="lowerRoman"/>
      <w:lvlText w:val="%3."/>
      <w:lvlJc w:val="right"/>
      <w:pPr>
        <w:ind w:left="3590" w:hanging="180"/>
      </w:pPr>
    </w:lvl>
    <w:lvl w:ilvl="3" w:tplc="0409000F" w:tentative="1">
      <w:start w:val="1"/>
      <w:numFmt w:val="decimal"/>
      <w:lvlText w:val="%4."/>
      <w:lvlJc w:val="left"/>
      <w:pPr>
        <w:ind w:left="4310" w:hanging="360"/>
      </w:pPr>
    </w:lvl>
    <w:lvl w:ilvl="4" w:tplc="04090019" w:tentative="1">
      <w:start w:val="1"/>
      <w:numFmt w:val="lowerLetter"/>
      <w:lvlText w:val="%5."/>
      <w:lvlJc w:val="left"/>
      <w:pPr>
        <w:ind w:left="5030" w:hanging="360"/>
      </w:pPr>
    </w:lvl>
    <w:lvl w:ilvl="5" w:tplc="0409001B" w:tentative="1">
      <w:start w:val="1"/>
      <w:numFmt w:val="lowerRoman"/>
      <w:lvlText w:val="%6."/>
      <w:lvlJc w:val="right"/>
      <w:pPr>
        <w:ind w:left="5750" w:hanging="180"/>
      </w:pPr>
    </w:lvl>
    <w:lvl w:ilvl="6" w:tplc="0409000F" w:tentative="1">
      <w:start w:val="1"/>
      <w:numFmt w:val="decimal"/>
      <w:lvlText w:val="%7."/>
      <w:lvlJc w:val="left"/>
      <w:pPr>
        <w:ind w:left="6470" w:hanging="360"/>
      </w:pPr>
    </w:lvl>
    <w:lvl w:ilvl="7" w:tplc="04090019" w:tentative="1">
      <w:start w:val="1"/>
      <w:numFmt w:val="lowerLetter"/>
      <w:lvlText w:val="%8."/>
      <w:lvlJc w:val="left"/>
      <w:pPr>
        <w:ind w:left="7190" w:hanging="360"/>
      </w:pPr>
    </w:lvl>
    <w:lvl w:ilvl="8" w:tplc="0409001B" w:tentative="1">
      <w:start w:val="1"/>
      <w:numFmt w:val="lowerRoman"/>
      <w:lvlText w:val="%9."/>
      <w:lvlJc w:val="right"/>
      <w:pPr>
        <w:ind w:left="7910" w:hanging="180"/>
      </w:pPr>
    </w:lvl>
  </w:abstractNum>
  <w:abstractNum w:abstractNumId="38" w15:restartNumberingAfterBreak="0">
    <w:nsid w:val="3A2C68B8"/>
    <w:multiLevelType w:val="hybridMultilevel"/>
    <w:tmpl w:val="1166BAE2"/>
    <w:lvl w:ilvl="0" w:tplc="04090001">
      <w:start w:val="1"/>
      <w:numFmt w:val="bullet"/>
      <w:lvlText w:val=""/>
      <w:lvlJc w:val="left"/>
      <w:pPr>
        <w:ind w:left="1636" w:hanging="360"/>
      </w:pPr>
      <w:rPr>
        <w:rFonts w:ascii="Symbol" w:hAnsi="Symbol"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9" w15:restartNumberingAfterBreak="0">
    <w:nsid w:val="3A691D3C"/>
    <w:multiLevelType w:val="hybridMultilevel"/>
    <w:tmpl w:val="33687CCE"/>
    <w:lvl w:ilvl="0" w:tplc="04090001">
      <w:start w:val="1"/>
      <w:numFmt w:val="bullet"/>
      <w:lvlText w:val=""/>
      <w:lvlJc w:val="left"/>
      <w:pPr>
        <w:ind w:left="1942" w:hanging="360"/>
      </w:pPr>
      <w:rPr>
        <w:rFonts w:ascii="Symbol" w:hAnsi="Symbol"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40" w15:restartNumberingAfterBreak="0">
    <w:nsid w:val="3AA8706B"/>
    <w:multiLevelType w:val="multilevel"/>
    <w:tmpl w:val="03E485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992606"/>
    <w:multiLevelType w:val="hybridMultilevel"/>
    <w:tmpl w:val="91EEE9BC"/>
    <w:lvl w:ilvl="0" w:tplc="04090003">
      <w:start w:val="1"/>
      <w:numFmt w:val="bullet"/>
      <w:lvlText w:val="o"/>
      <w:lvlJc w:val="left"/>
      <w:pPr>
        <w:ind w:left="1352" w:hanging="360"/>
      </w:pPr>
      <w:rPr>
        <w:rFonts w:ascii="Courier New" w:hAnsi="Courier New" w:cs="Courier New"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42" w15:restartNumberingAfterBreak="0">
    <w:nsid w:val="3BEE49BC"/>
    <w:multiLevelType w:val="hybridMultilevel"/>
    <w:tmpl w:val="DF5A2C60"/>
    <w:lvl w:ilvl="0" w:tplc="9DFC5A18">
      <w:start w:val="1"/>
      <w:numFmt w:val="decimal"/>
      <w:lvlText w:val="%1."/>
      <w:lvlJc w:val="left"/>
      <w:pPr>
        <w:ind w:left="2260" w:hanging="19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68038D"/>
    <w:multiLevelType w:val="hybridMultilevel"/>
    <w:tmpl w:val="2F80C728"/>
    <w:lvl w:ilvl="0" w:tplc="04090001">
      <w:start w:val="1"/>
      <w:numFmt w:val="bullet"/>
      <w:lvlText w:val=""/>
      <w:lvlJc w:val="left"/>
      <w:pPr>
        <w:ind w:left="1636" w:hanging="360"/>
      </w:pPr>
      <w:rPr>
        <w:rFonts w:ascii="Symbol" w:hAnsi="Symbol"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44" w15:restartNumberingAfterBreak="0">
    <w:nsid w:val="3DC6036F"/>
    <w:multiLevelType w:val="hybridMultilevel"/>
    <w:tmpl w:val="84F2D42A"/>
    <w:lvl w:ilvl="0" w:tplc="04090001">
      <w:start w:val="1"/>
      <w:numFmt w:val="bullet"/>
      <w:lvlText w:val=""/>
      <w:lvlJc w:val="left"/>
      <w:pPr>
        <w:ind w:left="1494" w:hanging="360"/>
      </w:pPr>
      <w:rPr>
        <w:rFonts w:ascii="Symbol" w:hAnsi="Symbol"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5" w15:restartNumberingAfterBreak="0">
    <w:nsid w:val="3E034558"/>
    <w:multiLevelType w:val="hybridMultilevel"/>
    <w:tmpl w:val="2CDAEE68"/>
    <w:lvl w:ilvl="0" w:tplc="04090001">
      <w:start w:val="1"/>
      <w:numFmt w:val="bullet"/>
      <w:lvlText w:val=""/>
      <w:lvlJc w:val="left"/>
      <w:pPr>
        <w:ind w:left="1942" w:hanging="360"/>
      </w:pPr>
      <w:rPr>
        <w:rFonts w:ascii="Symbol" w:hAnsi="Symbol" w:hint="default"/>
      </w:rPr>
    </w:lvl>
    <w:lvl w:ilvl="1" w:tplc="04090003" w:tentative="1">
      <w:start w:val="1"/>
      <w:numFmt w:val="bullet"/>
      <w:lvlText w:val="o"/>
      <w:lvlJc w:val="left"/>
      <w:pPr>
        <w:ind w:left="2662" w:hanging="360"/>
      </w:pPr>
      <w:rPr>
        <w:rFonts w:ascii="Courier New" w:hAnsi="Courier New" w:cs="Courier New" w:hint="default"/>
      </w:rPr>
    </w:lvl>
    <w:lvl w:ilvl="2" w:tplc="04090005" w:tentative="1">
      <w:start w:val="1"/>
      <w:numFmt w:val="bullet"/>
      <w:lvlText w:val=""/>
      <w:lvlJc w:val="left"/>
      <w:pPr>
        <w:ind w:left="3382" w:hanging="360"/>
      </w:pPr>
      <w:rPr>
        <w:rFonts w:ascii="Wingdings" w:hAnsi="Wingdings" w:hint="default"/>
      </w:rPr>
    </w:lvl>
    <w:lvl w:ilvl="3" w:tplc="04090001" w:tentative="1">
      <w:start w:val="1"/>
      <w:numFmt w:val="bullet"/>
      <w:lvlText w:val=""/>
      <w:lvlJc w:val="left"/>
      <w:pPr>
        <w:ind w:left="4102" w:hanging="360"/>
      </w:pPr>
      <w:rPr>
        <w:rFonts w:ascii="Symbol" w:hAnsi="Symbol" w:hint="default"/>
      </w:rPr>
    </w:lvl>
    <w:lvl w:ilvl="4" w:tplc="04090003" w:tentative="1">
      <w:start w:val="1"/>
      <w:numFmt w:val="bullet"/>
      <w:lvlText w:val="o"/>
      <w:lvlJc w:val="left"/>
      <w:pPr>
        <w:ind w:left="4822" w:hanging="360"/>
      </w:pPr>
      <w:rPr>
        <w:rFonts w:ascii="Courier New" w:hAnsi="Courier New" w:cs="Courier New" w:hint="default"/>
      </w:rPr>
    </w:lvl>
    <w:lvl w:ilvl="5" w:tplc="04090005" w:tentative="1">
      <w:start w:val="1"/>
      <w:numFmt w:val="bullet"/>
      <w:lvlText w:val=""/>
      <w:lvlJc w:val="left"/>
      <w:pPr>
        <w:ind w:left="5542" w:hanging="360"/>
      </w:pPr>
      <w:rPr>
        <w:rFonts w:ascii="Wingdings" w:hAnsi="Wingdings" w:hint="default"/>
      </w:rPr>
    </w:lvl>
    <w:lvl w:ilvl="6" w:tplc="04090001" w:tentative="1">
      <w:start w:val="1"/>
      <w:numFmt w:val="bullet"/>
      <w:lvlText w:val=""/>
      <w:lvlJc w:val="left"/>
      <w:pPr>
        <w:ind w:left="6262" w:hanging="360"/>
      </w:pPr>
      <w:rPr>
        <w:rFonts w:ascii="Symbol" w:hAnsi="Symbol" w:hint="default"/>
      </w:rPr>
    </w:lvl>
    <w:lvl w:ilvl="7" w:tplc="04090003" w:tentative="1">
      <w:start w:val="1"/>
      <w:numFmt w:val="bullet"/>
      <w:lvlText w:val="o"/>
      <w:lvlJc w:val="left"/>
      <w:pPr>
        <w:ind w:left="6982" w:hanging="360"/>
      </w:pPr>
      <w:rPr>
        <w:rFonts w:ascii="Courier New" w:hAnsi="Courier New" w:cs="Courier New" w:hint="default"/>
      </w:rPr>
    </w:lvl>
    <w:lvl w:ilvl="8" w:tplc="04090005" w:tentative="1">
      <w:start w:val="1"/>
      <w:numFmt w:val="bullet"/>
      <w:lvlText w:val=""/>
      <w:lvlJc w:val="left"/>
      <w:pPr>
        <w:ind w:left="7702" w:hanging="360"/>
      </w:pPr>
      <w:rPr>
        <w:rFonts w:ascii="Wingdings" w:hAnsi="Wingdings" w:hint="default"/>
      </w:rPr>
    </w:lvl>
  </w:abstractNum>
  <w:abstractNum w:abstractNumId="46" w15:restartNumberingAfterBreak="0">
    <w:nsid w:val="41605101"/>
    <w:multiLevelType w:val="hybridMultilevel"/>
    <w:tmpl w:val="A75E4F94"/>
    <w:lvl w:ilvl="0" w:tplc="04090001">
      <w:start w:val="1"/>
      <w:numFmt w:val="bullet"/>
      <w:lvlText w:val=""/>
      <w:lvlJc w:val="left"/>
      <w:pPr>
        <w:ind w:left="1210" w:hanging="360"/>
      </w:pPr>
      <w:rPr>
        <w:rFonts w:ascii="Symbol" w:hAnsi="Symbol"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47" w15:restartNumberingAfterBreak="0">
    <w:nsid w:val="41843639"/>
    <w:multiLevelType w:val="hybridMultilevel"/>
    <w:tmpl w:val="0896DDE4"/>
    <w:lvl w:ilvl="0" w:tplc="094646AE">
      <w:start w:val="1"/>
      <w:numFmt w:val="hebrew1"/>
      <w:lvlText w:val="(%1)"/>
      <w:lvlJc w:val="left"/>
      <w:pPr>
        <w:ind w:left="1942" w:hanging="360"/>
      </w:pPr>
      <w:rPr>
        <w:rFonts w:hint="default"/>
      </w:r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48" w15:restartNumberingAfterBreak="0">
    <w:nsid w:val="43184199"/>
    <w:multiLevelType w:val="hybridMultilevel"/>
    <w:tmpl w:val="86DE921E"/>
    <w:lvl w:ilvl="0" w:tplc="488A5DA8">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49" w15:restartNumberingAfterBreak="0">
    <w:nsid w:val="45144F06"/>
    <w:multiLevelType w:val="multilevel"/>
    <w:tmpl w:val="A4DC13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0" w15:restartNumberingAfterBreak="0">
    <w:nsid w:val="45214109"/>
    <w:multiLevelType w:val="hybridMultilevel"/>
    <w:tmpl w:val="4EE8B2F0"/>
    <w:lvl w:ilvl="0" w:tplc="04090001">
      <w:start w:val="1"/>
      <w:numFmt w:val="bullet"/>
      <w:lvlText w:val=""/>
      <w:lvlJc w:val="left"/>
      <w:pPr>
        <w:ind w:left="1494" w:hanging="360"/>
      </w:pPr>
      <w:rPr>
        <w:rFonts w:ascii="Symbol" w:hAnsi="Symbol"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1" w15:restartNumberingAfterBreak="0">
    <w:nsid w:val="45365B0F"/>
    <w:multiLevelType w:val="hybridMultilevel"/>
    <w:tmpl w:val="F572B654"/>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952" w:hanging="360"/>
      </w:pPr>
    </w:lvl>
    <w:lvl w:ilvl="2" w:tplc="0409001B" w:tentative="1">
      <w:start w:val="1"/>
      <w:numFmt w:val="lowerRoman"/>
      <w:lvlText w:val="%3."/>
      <w:lvlJc w:val="right"/>
      <w:pPr>
        <w:ind w:left="1672" w:hanging="180"/>
      </w:pPr>
    </w:lvl>
    <w:lvl w:ilvl="3" w:tplc="0409000F" w:tentative="1">
      <w:start w:val="1"/>
      <w:numFmt w:val="decimal"/>
      <w:lvlText w:val="%4."/>
      <w:lvlJc w:val="left"/>
      <w:pPr>
        <w:ind w:left="2392" w:hanging="360"/>
      </w:pPr>
    </w:lvl>
    <w:lvl w:ilvl="4" w:tplc="04090019" w:tentative="1">
      <w:start w:val="1"/>
      <w:numFmt w:val="lowerLetter"/>
      <w:lvlText w:val="%5."/>
      <w:lvlJc w:val="left"/>
      <w:pPr>
        <w:ind w:left="3112" w:hanging="360"/>
      </w:pPr>
    </w:lvl>
    <w:lvl w:ilvl="5" w:tplc="0409001B" w:tentative="1">
      <w:start w:val="1"/>
      <w:numFmt w:val="lowerRoman"/>
      <w:lvlText w:val="%6."/>
      <w:lvlJc w:val="right"/>
      <w:pPr>
        <w:ind w:left="3832" w:hanging="180"/>
      </w:pPr>
    </w:lvl>
    <w:lvl w:ilvl="6" w:tplc="0409000F" w:tentative="1">
      <w:start w:val="1"/>
      <w:numFmt w:val="decimal"/>
      <w:lvlText w:val="%7."/>
      <w:lvlJc w:val="left"/>
      <w:pPr>
        <w:ind w:left="4552" w:hanging="360"/>
      </w:pPr>
    </w:lvl>
    <w:lvl w:ilvl="7" w:tplc="04090019" w:tentative="1">
      <w:start w:val="1"/>
      <w:numFmt w:val="lowerLetter"/>
      <w:lvlText w:val="%8."/>
      <w:lvlJc w:val="left"/>
      <w:pPr>
        <w:ind w:left="5272" w:hanging="360"/>
      </w:pPr>
    </w:lvl>
    <w:lvl w:ilvl="8" w:tplc="0409001B" w:tentative="1">
      <w:start w:val="1"/>
      <w:numFmt w:val="lowerRoman"/>
      <w:lvlText w:val="%9."/>
      <w:lvlJc w:val="right"/>
      <w:pPr>
        <w:ind w:left="5992" w:hanging="180"/>
      </w:pPr>
    </w:lvl>
  </w:abstractNum>
  <w:abstractNum w:abstractNumId="52" w15:restartNumberingAfterBreak="0">
    <w:nsid w:val="488D16FC"/>
    <w:multiLevelType w:val="hybridMultilevel"/>
    <w:tmpl w:val="B7526732"/>
    <w:lvl w:ilvl="0" w:tplc="04090001">
      <w:start w:val="1"/>
      <w:numFmt w:val="bullet"/>
      <w:lvlText w:val=""/>
      <w:lvlJc w:val="left"/>
      <w:pPr>
        <w:ind w:left="1636" w:hanging="360"/>
      </w:pPr>
      <w:rPr>
        <w:rFonts w:ascii="Symbol" w:hAnsi="Symbol" w:hint="default"/>
        <w:lang w:val="en-US"/>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53" w15:restartNumberingAfterBreak="0">
    <w:nsid w:val="4C505BFF"/>
    <w:multiLevelType w:val="hybridMultilevel"/>
    <w:tmpl w:val="EEDACC00"/>
    <w:lvl w:ilvl="0" w:tplc="04090001">
      <w:start w:val="1"/>
      <w:numFmt w:val="bullet"/>
      <w:lvlText w:val=""/>
      <w:lvlJc w:val="left"/>
      <w:pPr>
        <w:ind w:left="1494" w:hanging="360"/>
      </w:pPr>
      <w:rPr>
        <w:rFonts w:ascii="Symbol" w:hAnsi="Symbol"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54" w15:restartNumberingAfterBreak="0">
    <w:nsid w:val="4D3236B2"/>
    <w:multiLevelType w:val="hybridMultilevel"/>
    <w:tmpl w:val="A8CAF59E"/>
    <w:lvl w:ilvl="0" w:tplc="04090001">
      <w:start w:val="1"/>
      <w:numFmt w:val="bullet"/>
      <w:lvlText w:val=""/>
      <w:lvlJc w:val="left"/>
      <w:pPr>
        <w:ind w:left="1210" w:hanging="360"/>
      </w:pPr>
      <w:rPr>
        <w:rFonts w:ascii="Symbol" w:hAnsi="Symbol"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55" w15:restartNumberingAfterBreak="0">
    <w:nsid w:val="4E8B6971"/>
    <w:multiLevelType w:val="hybridMultilevel"/>
    <w:tmpl w:val="DF185B5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6" w15:restartNumberingAfterBreak="0">
    <w:nsid w:val="4FA06841"/>
    <w:multiLevelType w:val="hybridMultilevel"/>
    <w:tmpl w:val="949A7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D00AA8"/>
    <w:multiLevelType w:val="hybridMultilevel"/>
    <w:tmpl w:val="F34EA84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19512DD"/>
    <w:multiLevelType w:val="hybridMultilevel"/>
    <w:tmpl w:val="022C9AB6"/>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59" w15:restartNumberingAfterBreak="0">
    <w:nsid w:val="52FC56E3"/>
    <w:multiLevelType w:val="multilevel"/>
    <w:tmpl w:val="CE4E31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53AB7F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54284C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4F87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6F12741"/>
    <w:multiLevelType w:val="multilevel"/>
    <w:tmpl w:val="599288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D0708E"/>
    <w:multiLevelType w:val="hybridMultilevel"/>
    <w:tmpl w:val="B53A141E"/>
    <w:lvl w:ilvl="0" w:tplc="04090001">
      <w:start w:val="1"/>
      <w:numFmt w:val="bullet"/>
      <w:lvlText w:val=""/>
      <w:lvlJc w:val="left"/>
      <w:pPr>
        <w:ind w:left="1494" w:hanging="360"/>
      </w:pPr>
      <w:rPr>
        <w:rFonts w:ascii="Symbol" w:hAnsi="Symbol" w:hint="default"/>
      </w:r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65" w15:restartNumberingAfterBreak="0">
    <w:nsid w:val="594F01F4"/>
    <w:multiLevelType w:val="hybridMultilevel"/>
    <w:tmpl w:val="1220A80E"/>
    <w:lvl w:ilvl="0" w:tplc="04090001">
      <w:start w:val="1"/>
      <w:numFmt w:val="bullet"/>
      <w:lvlText w:val=""/>
      <w:lvlJc w:val="left"/>
      <w:pPr>
        <w:ind w:left="643" w:hanging="360"/>
      </w:pPr>
      <w:rPr>
        <w:rFonts w:ascii="Symbol" w:hAnsi="Symbol" w:hint="default"/>
      </w:rPr>
    </w:lvl>
    <w:lvl w:ilvl="1" w:tplc="04090019" w:tentative="1">
      <w:start w:val="1"/>
      <w:numFmt w:val="lowerLetter"/>
      <w:lvlText w:val="%2."/>
      <w:lvlJc w:val="left"/>
      <w:pPr>
        <w:ind w:left="2083" w:hanging="360"/>
      </w:pPr>
    </w:lvl>
    <w:lvl w:ilvl="2" w:tplc="0409001B" w:tentative="1">
      <w:start w:val="1"/>
      <w:numFmt w:val="lowerRoman"/>
      <w:lvlText w:val="%3."/>
      <w:lvlJc w:val="right"/>
      <w:pPr>
        <w:ind w:left="2803" w:hanging="180"/>
      </w:pPr>
    </w:lvl>
    <w:lvl w:ilvl="3" w:tplc="0409000F" w:tentative="1">
      <w:start w:val="1"/>
      <w:numFmt w:val="decimal"/>
      <w:lvlText w:val="%4."/>
      <w:lvlJc w:val="left"/>
      <w:pPr>
        <w:ind w:left="3523" w:hanging="360"/>
      </w:pPr>
    </w:lvl>
    <w:lvl w:ilvl="4" w:tplc="04090019" w:tentative="1">
      <w:start w:val="1"/>
      <w:numFmt w:val="lowerLetter"/>
      <w:lvlText w:val="%5."/>
      <w:lvlJc w:val="left"/>
      <w:pPr>
        <w:ind w:left="4243" w:hanging="360"/>
      </w:pPr>
    </w:lvl>
    <w:lvl w:ilvl="5" w:tplc="0409001B" w:tentative="1">
      <w:start w:val="1"/>
      <w:numFmt w:val="lowerRoman"/>
      <w:lvlText w:val="%6."/>
      <w:lvlJc w:val="right"/>
      <w:pPr>
        <w:ind w:left="4963" w:hanging="180"/>
      </w:pPr>
    </w:lvl>
    <w:lvl w:ilvl="6" w:tplc="0409000F" w:tentative="1">
      <w:start w:val="1"/>
      <w:numFmt w:val="decimal"/>
      <w:lvlText w:val="%7."/>
      <w:lvlJc w:val="left"/>
      <w:pPr>
        <w:ind w:left="5683" w:hanging="360"/>
      </w:pPr>
    </w:lvl>
    <w:lvl w:ilvl="7" w:tplc="04090019" w:tentative="1">
      <w:start w:val="1"/>
      <w:numFmt w:val="lowerLetter"/>
      <w:lvlText w:val="%8."/>
      <w:lvlJc w:val="left"/>
      <w:pPr>
        <w:ind w:left="6403" w:hanging="360"/>
      </w:pPr>
    </w:lvl>
    <w:lvl w:ilvl="8" w:tplc="0409001B" w:tentative="1">
      <w:start w:val="1"/>
      <w:numFmt w:val="lowerRoman"/>
      <w:lvlText w:val="%9."/>
      <w:lvlJc w:val="right"/>
      <w:pPr>
        <w:ind w:left="7123" w:hanging="180"/>
      </w:pPr>
    </w:lvl>
  </w:abstractNum>
  <w:abstractNum w:abstractNumId="66" w15:restartNumberingAfterBreak="0">
    <w:nsid w:val="59D1690C"/>
    <w:multiLevelType w:val="hybridMultilevel"/>
    <w:tmpl w:val="614E62E2"/>
    <w:lvl w:ilvl="0" w:tplc="04090003">
      <w:start w:val="1"/>
      <w:numFmt w:val="bullet"/>
      <w:lvlText w:val="o"/>
      <w:lvlJc w:val="left"/>
      <w:pPr>
        <w:ind w:left="2203" w:hanging="360"/>
      </w:pPr>
      <w:rPr>
        <w:rFonts w:ascii="Courier New" w:hAnsi="Courier New" w:cs="Courier New"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67" w15:restartNumberingAfterBreak="0">
    <w:nsid w:val="5A1C3CDD"/>
    <w:multiLevelType w:val="hybridMultilevel"/>
    <w:tmpl w:val="A44CA862"/>
    <w:lvl w:ilvl="0" w:tplc="04090001">
      <w:start w:val="1"/>
      <w:numFmt w:val="bullet"/>
      <w:lvlText w:val=""/>
      <w:lvlJc w:val="left"/>
      <w:pPr>
        <w:ind w:left="1942" w:hanging="360"/>
      </w:pPr>
      <w:rPr>
        <w:rFonts w:ascii="Symbol" w:hAnsi="Symbol"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8" w15:restartNumberingAfterBreak="0">
    <w:nsid w:val="5A4021C5"/>
    <w:multiLevelType w:val="hybridMultilevel"/>
    <w:tmpl w:val="47CE0082"/>
    <w:lvl w:ilvl="0" w:tplc="23D2AA3C">
      <w:start w:val="1"/>
      <w:numFmt w:val="hebrew1"/>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9" w15:restartNumberingAfterBreak="0">
    <w:nsid w:val="5CA32A63"/>
    <w:multiLevelType w:val="hybridMultilevel"/>
    <w:tmpl w:val="B364AE0E"/>
    <w:lvl w:ilvl="0" w:tplc="05D040F4">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5EC033FD"/>
    <w:multiLevelType w:val="hybridMultilevel"/>
    <w:tmpl w:val="1A325582"/>
    <w:lvl w:ilvl="0" w:tplc="04090003">
      <w:start w:val="1"/>
      <w:numFmt w:val="bullet"/>
      <w:lvlText w:val="o"/>
      <w:lvlJc w:val="left"/>
      <w:pPr>
        <w:ind w:left="1919" w:hanging="360"/>
      </w:pPr>
      <w:rPr>
        <w:rFonts w:ascii="Courier New" w:hAnsi="Courier New" w:cs="Courier New" w:hint="default"/>
      </w:rPr>
    </w:lvl>
    <w:lvl w:ilvl="1" w:tplc="04090019" w:tentative="1">
      <w:start w:val="1"/>
      <w:numFmt w:val="lowerLetter"/>
      <w:lvlText w:val="%2."/>
      <w:lvlJc w:val="left"/>
      <w:pPr>
        <w:ind w:left="2639" w:hanging="360"/>
      </w:pPr>
    </w:lvl>
    <w:lvl w:ilvl="2" w:tplc="0409001B" w:tentative="1">
      <w:start w:val="1"/>
      <w:numFmt w:val="lowerRoman"/>
      <w:lvlText w:val="%3."/>
      <w:lvlJc w:val="right"/>
      <w:pPr>
        <w:ind w:left="3359" w:hanging="180"/>
      </w:pPr>
    </w:lvl>
    <w:lvl w:ilvl="3" w:tplc="0409000F" w:tentative="1">
      <w:start w:val="1"/>
      <w:numFmt w:val="decimal"/>
      <w:lvlText w:val="%4."/>
      <w:lvlJc w:val="left"/>
      <w:pPr>
        <w:ind w:left="4079" w:hanging="360"/>
      </w:pPr>
    </w:lvl>
    <w:lvl w:ilvl="4" w:tplc="04090019" w:tentative="1">
      <w:start w:val="1"/>
      <w:numFmt w:val="lowerLetter"/>
      <w:lvlText w:val="%5."/>
      <w:lvlJc w:val="left"/>
      <w:pPr>
        <w:ind w:left="4799" w:hanging="360"/>
      </w:pPr>
    </w:lvl>
    <w:lvl w:ilvl="5" w:tplc="0409001B" w:tentative="1">
      <w:start w:val="1"/>
      <w:numFmt w:val="lowerRoman"/>
      <w:lvlText w:val="%6."/>
      <w:lvlJc w:val="right"/>
      <w:pPr>
        <w:ind w:left="5519" w:hanging="180"/>
      </w:pPr>
    </w:lvl>
    <w:lvl w:ilvl="6" w:tplc="0409000F" w:tentative="1">
      <w:start w:val="1"/>
      <w:numFmt w:val="decimal"/>
      <w:lvlText w:val="%7."/>
      <w:lvlJc w:val="left"/>
      <w:pPr>
        <w:ind w:left="6239" w:hanging="360"/>
      </w:pPr>
    </w:lvl>
    <w:lvl w:ilvl="7" w:tplc="04090019" w:tentative="1">
      <w:start w:val="1"/>
      <w:numFmt w:val="lowerLetter"/>
      <w:lvlText w:val="%8."/>
      <w:lvlJc w:val="left"/>
      <w:pPr>
        <w:ind w:left="6959" w:hanging="360"/>
      </w:pPr>
    </w:lvl>
    <w:lvl w:ilvl="8" w:tplc="0409001B" w:tentative="1">
      <w:start w:val="1"/>
      <w:numFmt w:val="lowerRoman"/>
      <w:lvlText w:val="%9."/>
      <w:lvlJc w:val="right"/>
      <w:pPr>
        <w:ind w:left="7679" w:hanging="180"/>
      </w:pPr>
    </w:lvl>
  </w:abstractNum>
  <w:abstractNum w:abstractNumId="71" w15:restartNumberingAfterBreak="0">
    <w:nsid w:val="60381C64"/>
    <w:multiLevelType w:val="hybridMultilevel"/>
    <w:tmpl w:val="D8AE4CB8"/>
    <w:lvl w:ilvl="0" w:tplc="04090001">
      <w:start w:val="1"/>
      <w:numFmt w:val="bullet"/>
      <w:lvlText w:val=""/>
      <w:lvlJc w:val="left"/>
      <w:pPr>
        <w:ind w:left="1210" w:hanging="360"/>
      </w:pPr>
      <w:rPr>
        <w:rFonts w:ascii="Symbol" w:hAnsi="Symbol" w:hint="default"/>
      </w:rPr>
    </w:lvl>
    <w:lvl w:ilvl="1" w:tplc="04090019" w:tentative="1">
      <w:start w:val="1"/>
      <w:numFmt w:val="lowerLetter"/>
      <w:lvlText w:val="%2."/>
      <w:lvlJc w:val="left"/>
      <w:pPr>
        <w:ind w:left="2366" w:hanging="360"/>
      </w:pPr>
    </w:lvl>
    <w:lvl w:ilvl="2" w:tplc="0409001B" w:tentative="1">
      <w:start w:val="1"/>
      <w:numFmt w:val="lowerRoman"/>
      <w:lvlText w:val="%3."/>
      <w:lvlJc w:val="right"/>
      <w:pPr>
        <w:ind w:left="3086" w:hanging="180"/>
      </w:pPr>
    </w:lvl>
    <w:lvl w:ilvl="3" w:tplc="0409000F" w:tentative="1">
      <w:start w:val="1"/>
      <w:numFmt w:val="decimal"/>
      <w:lvlText w:val="%4."/>
      <w:lvlJc w:val="left"/>
      <w:pPr>
        <w:ind w:left="3806" w:hanging="360"/>
      </w:pPr>
    </w:lvl>
    <w:lvl w:ilvl="4" w:tplc="04090019" w:tentative="1">
      <w:start w:val="1"/>
      <w:numFmt w:val="lowerLetter"/>
      <w:lvlText w:val="%5."/>
      <w:lvlJc w:val="left"/>
      <w:pPr>
        <w:ind w:left="4526" w:hanging="360"/>
      </w:pPr>
    </w:lvl>
    <w:lvl w:ilvl="5" w:tplc="0409001B" w:tentative="1">
      <w:start w:val="1"/>
      <w:numFmt w:val="lowerRoman"/>
      <w:lvlText w:val="%6."/>
      <w:lvlJc w:val="right"/>
      <w:pPr>
        <w:ind w:left="5246" w:hanging="180"/>
      </w:pPr>
    </w:lvl>
    <w:lvl w:ilvl="6" w:tplc="0409000F" w:tentative="1">
      <w:start w:val="1"/>
      <w:numFmt w:val="decimal"/>
      <w:lvlText w:val="%7."/>
      <w:lvlJc w:val="left"/>
      <w:pPr>
        <w:ind w:left="5966" w:hanging="360"/>
      </w:pPr>
    </w:lvl>
    <w:lvl w:ilvl="7" w:tplc="04090019" w:tentative="1">
      <w:start w:val="1"/>
      <w:numFmt w:val="lowerLetter"/>
      <w:lvlText w:val="%8."/>
      <w:lvlJc w:val="left"/>
      <w:pPr>
        <w:ind w:left="6686" w:hanging="360"/>
      </w:pPr>
    </w:lvl>
    <w:lvl w:ilvl="8" w:tplc="0409001B" w:tentative="1">
      <w:start w:val="1"/>
      <w:numFmt w:val="lowerRoman"/>
      <w:lvlText w:val="%9."/>
      <w:lvlJc w:val="right"/>
      <w:pPr>
        <w:ind w:left="7406" w:hanging="180"/>
      </w:pPr>
    </w:lvl>
  </w:abstractNum>
  <w:abstractNum w:abstractNumId="72" w15:restartNumberingAfterBreak="0">
    <w:nsid w:val="614A13DF"/>
    <w:multiLevelType w:val="hybridMultilevel"/>
    <w:tmpl w:val="D3D078C6"/>
    <w:lvl w:ilvl="0" w:tplc="04090001">
      <w:start w:val="1"/>
      <w:numFmt w:val="bullet"/>
      <w:lvlText w:val=""/>
      <w:lvlJc w:val="left"/>
      <w:pPr>
        <w:ind w:left="1636" w:hanging="360"/>
      </w:pPr>
      <w:rPr>
        <w:rFonts w:ascii="Symbol" w:hAnsi="Symbol" w:hint="default"/>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73" w15:restartNumberingAfterBreak="0">
    <w:nsid w:val="64126209"/>
    <w:multiLevelType w:val="hybridMultilevel"/>
    <w:tmpl w:val="22464EE2"/>
    <w:lvl w:ilvl="0" w:tplc="04090001">
      <w:start w:val="1"/>
      <w:numFmt w:val="bullet"/>
      <w:lvlText w:val=""/>
      <w:lvlJc w:val="left"/>
      <w:pPr>
        <w:ind w:left="1636" w:hanging="360"/>
      </w:pPr>
      <w:rPr>
        <w:rFonts w:ascii="Symbol" w:hAnsi="Symbol" w:hint="default"/>
        <w:lang w:val="en-US"/>
      </w:rPr>
    </w:lvl>
    <w:lvl w:ilvl="1" w:tplc="04090019" w:tentative="1">
      <w:start w:val="1"/>
      <w:numFmt w:val="lowerLetter"/>
      <w:lvlText w:val="%2."/>
      <w:lvlJc w:val="left"/>
      <w:pPr>
        <w:ind w:left="1877" w:hanging="360"/>
      </w:pPr>
    </w:lvl>
    <w:lvl w:ilvl="2" w:tplc="0409001B" w:tentative="1">
      <w:start w:val="1"/>
      <w:numFmt w:val="lowerRoman"/>
      <w:lvlText w:val="%3."/>
      <w:lvlJc w:val="right"/>
      <w:pPr>
        <w:ind w:left="2597" w:hanging="180"/>
      </w:pPr>
    </w:lvl>
    <w:lvl w:ilvl="3" w:tplc="0409000F" w:tentative="1">
      <w:start w:val="1"/>
      <w:numFmt w:val="decimal"/>
      <w:lvlText w:val="%4."/>
      <w:lvlJc w:val="left"/>
      <w:pPr>
        <w:ind w:left="3317" w:hanging="360"/>
      </w:pPr>
    </w:lvl>
    <w:lvl w:ilvl="4" w:tplc="04090019" w:tentative="1">
      <w:start w:val="1"/>
      <w:numFmt w:val="lowerLetter"/>
      <w:lvlText w:val="%5."/>
      <w:lvlJc w:val="left"/>
      <w:pPr>
        <w:ind w:left="4037" w:hanging="360"/>
      </w:pPr>
    </w:lvl>
    <w:lvl w:ilvl="5" w:tplc="0409001B" w:tentative="1">
      <w:start w:val="1"/>
      <w:numFmt w:val="lowerRoman"/>
      <w:lvlText w:val="%6."/>
      <w:lvlJc w:val="right"/>
      <w:pPr>
        <w:ind w:left="4757" w:hanging="180"/>
      </w:pPr>
    </w:lvl>
    <w:lvl w:ilvl="6" w:tplc="0409000F" w:tentative="1">
      <w:start w:val="1"/>
      <w:numFmt w:val="decimal"/>
      <w:lvlText w:val="%7."/>
      <w:lvlJc w:val="left"/>
      <w:pPr>
        <w:ind w:left="5477" w:hanging="360"/>
      </w:pPr>
    </w:lvl>
    <w:lvl w:ilvl="7" w:tplc="04090019" w:tentative="1">
      <w:start w:val="1"/>
      <w:numFmt w:val="lowerLetter"/>
      <w:lvlText w:val="%8."/>
      <w:lvlJc w:val="left"/>
      <w:pPr>
        <w:ind w:left="6197" w:hanging="360"/>
      </w:pPr>
    </w:lvl>
    <w:lvl w:ilvl="8" w:tplc="0409001B" w:tentative="1">
      <w:start w:val="1"/>
      <w:numFmt w:val="lowerRoman"/>
      <w:lvlText w:val="%9."/>
      <w:lvlJc w:val="right"/>
      <w:pPr>
        <w:ind w:left="6917" w:hanging="180"/>
      </w:pPr>
    </w:lvl>
  </w:abstractNum>
  <w:abstractNum w:abstractNumId="74" w15:restartNumberingAfterBreak="0">
    <w:nsid w:val="646537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56A5A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6A23040D"/>
    <w:multiLevelType w:val="hybridMultilevel"/>
    <w:tmpl w:val="EC3A126C"/>
    <w:lvl w:ilvl="0" w:tplc="04090001">
      <w:start w:val="1"/>
      <w:numFmt w:val="bullet"/>
      <w:lvlText w:val=""/>
      <w:lvlJc w:val="left"/>
      <w:pPr>
        <w:ind w:left="1494" w:hanging="360"/>
      </w:pPr>
      <w:rPr>
        <w:rFonts w:ascii="Symbol" w:hAnsi="Symbol"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7" w15:restartNumberingAfterBreak="0">
    <w:nsid w:val="6A5633D4"/>
    <w:multiLevelType w:val="hybridMultilevel"/>
    <w:tmpl w:val="048AA3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6B7B2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0041920"/>
    <w:multiLevelType w:val="hybridMultilevel"/>
    <w:tmpl w:val="2034DF38"/>
    <w:lvl w:ilvl="0" w:tplc="04090001">
      <w:start w:val="1"/>
      <w:numFmt w:val="bullet"/>
      <w:lvlText w:val=""/>
      <w:lvlJc w:val="left"/>
      <w:pPr>
        <w:ind w:left="1942" w:hanging="360"/>
      </w:pPr>
      <w:rPr>
        <w:rFonts w:ascii="Symbol" w:hAnsi="Symbol" w:hint="default"/>
      </w:rPr>
    </w:lvl>
    <w:lvl w:ilvl="1" w:tplc="04090003" w:tentative="1">
      <w:start w:val="1"/>
      <w:numFmt w:val="bullet"/>
      <w:lvlText w:val="o"/>
      <w:lvlJc w:val="left"/>
      <w:pPr>
        <w:ind w:left="2662" w:hanging="360"/>
      </w:pPr>
      <w:rPr>
        <w:rFonts w:ascii="Courier New" w:hAnsi="Courier New" w:cs="Courier New" w:hint="default"/>
      </w:rPr>
    </w:lvl>
    <w:lvl w:ilvl="2" w:tplc="04090005" w:tentative="1">
      <w:start w:val="1"/>
      <w:numFmt w:val="bullet"/>
      <w:lvlText w:val=""/>
      <w:lvlJc w:val="left"/>
      <w:pPr>
        <w:ind w:left="3382" w:hanging="360"/>
      </w:pPr>
      <w:rPr>
        <w:rFonts w:ascii="Wingdings" w:hAnsi="Wingdings" w:hint="default"/>
      </w:rPr>
    </w:lvl>
    <w:lvl w:ilvl="3" w:tplc="04090001" w:tentative="1">
      <w:start w:val="1"/>
      <w:numFmt w:val="bullet"/>
      <w:lvlText w:val=""/>
      <w:lvlJc w:val="left"/>
      <w:pPr>
        <w:ind w:left="4102" w:hanging="360"/>
      </w:pPr>
      <w:rPr>
        <w:rFonts w:ascii="Symbol" w:hAnsi="Symbol" w:hint="default"/>
      </w:rPr>
    </w:lvl>
    <w:lvl w:ilvl="4" w:tplc="04090003" w:tentative="1">
      <w:start w:val="1"/>
      <w:numFmt w:val="bullet"/>
      <w:lvlText w:val="o"/>
      <w:lvlJc w:val="left"/>
      <w:pPr>
        <w:ind w:left="4822" w:hanging="360"/>
      </w:pPr>
      <w:rPr>
        <w:rFonts w:ascii="Courier New" w:hAnsi="Courier New" w:cs="Courier New" w:hint="default"/>
      </w:rPr>
    </w:lvl>
    <w:lvl w:ilvl="5" w:tplc="04090005" w:tentative="1">
      <w:start w:val="1"/>
      <w:numFmt w:val="bullet"/>
      <w:lvlText w:val=""/>
      <w:lvlJc w:val="left"/>
      <w:pPr>
        <w:ind w:left="5542" w:hanging="360"/>
      </w:pPr>
      <w:rPr>
        <w:rFonts w:ascii="Wingdings" w:hAnsi="Wingdings" w:hint="default"/>
      </w:rPr>
    </w:lvl>
    <w:lvl w:ilvl="6" w:tplc="04090001" w:tentative="1">
      <w:start w:val="1"/>
      <w:numFmt w:val="bullet"/>
      <w:lvlText w:val=""/>
      <w:lvlJc w:val="left"/>
      <w:pPr>
        <w:ind w:left="6262" w:hanging="360"/>
      </w:pPr>
      <w:rPr>
        <w:rFonts w:ascii="Symbol" w:hAnsi="Symbol" w:hint="default"/>
      </w:rPr>
    </w:lvl>
    <w:lvl w:ilvl="7" w:tplc="04090003" w:tentative="1">
      <w:start w:val="1"/>
      <w:numFmt w:val="bullet"/>
      <w:lvlText w:val="o"/>
      <w:lvlJc w:val="left"/>
      <w:pPr>
        <w:ind w:left="6982" w:hanging="360"/>
      </w:pPr>
      <w:rPr>
        <w:rFonts w:ascii="Courier New" w:hAnsi="Courier New" w:cs="Courier New" w:hint="default"/>
      </w:rPr>
    </w:lvl>
    <w:lvl w:ilvl="8" w:tplc="04090005" w:tentative="1">
      <w:start w:val="1"/>
      <w:numFmt w:val="bullet"/>
      <w:lvlText w:val=""/>
      <w:lvlJc w:val="left"/>
      <w:pPr>
        <w:ind w:left="7702" w:hanging="360"/>
      </w:pPr>
      <w:rPr>
        <w:rFonts w:ascii="Wingdings" w:hAnsi="Wingdings" w:hint="default"/>
      </w:rPr>
    </w:lvl>
  </w:abstractNum>
  <w:abstractNum w:abstractNumId="80" w15:restartNumberingAfterBreak="0">
    <w:nsid w:val="715920E0"/>
    <w:multiLevelType w:val="multilevel"/>
    <w:tmpl w:val="C2BC5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5D5FDE"/>
    <w:multiLevelType w:val="hybridMultilevel"/>
    <w:tmpl w:val="388E2F5E"/>
    <w:lvl w:ilvl="0" w:tplc="04090001">
      <w:start w:val="1"/>
      <w:numFmt w:val="bullet"/>
      <w:lvlText w:val=""/>
      <w:lvlJc w:val="left"/>
      <w:pPr>
        <w:ind w:left="1942" w:hanging="360"/>
      </w:pPr>
      <w:rPr>
        <w:rFonts w:ascii="Symbol" w:hAnsi="Symbol" w:hint="default"/>
      </w:rPr>
    </w:lvl>
    <w:lvl w:ilvl="1" w:tplc="04090003" w:tentative="1">
      <w:start w:val="1"/>
      <w:numFmt w:val="bullet"/>
      <w:lvlText w:val="o"/>
      <w:lvlJc w:val="left"/>
      <w:pPr>
        <w:ind w:left="2662" w:hanging="360"/>
      </w:pPr>
      <w:rPr>
        <w:rFonts w:ascii="Courier New" w:hAnsi="Courier New" w:cs="Courier New" w:hint="default"/>
      </w:rPr>
    </w:lvl>
    <w:lvl w:ilvl="2" w:tplc="04090005" w:tentative="1">
      <w:start w:val="1"/>
      <w:numFmt w:val="bullet"/>
      <w:lvlText w:val=""/>
      <w:lvlJc w:val="left"/>
      <w:pPr>
        <w:ind w:left="3382" w:hanging="360"/>
      </w:pPr>
      <w:rPr>
        <w:rFonts w:ascii="Wingdings" w:hAnsi="Wingdings" w:hint="default"/>
      </w:rPr>
    </w:lvl>
    <w:lvl w:ilvl="3" w:tplc="04090001" w:tentative="1">
      <w:start w:val="1"/>
      <w:numFmt w:val="bullet"/>
      <w:lvlText w:val=""/>
      <w:lvlJc w:val="left"/>
      <w:pPr>
        <w:ind w:left="4102" w:hanging="360"/>
      </w:pPr>
      <w:rPr>
        <w:rFonts w:ascii="Symbol" w:hAnsi="Symbol" w:hint="default"/>
      </w:rPr>
    </w:lvl>
    <w:lvl w:ilvl="4" w:tplc="04090003" w:tentative="1">
      <w:start w:val="1"/>
      <w:numFmt w:val="bullet"/>
      <w:lvlText w:val="o"/>
      <w:lvlJc w:val="left"/>
      <w:pPr>
        <w:ind w:left="4822" w:hanging="360"/>
      </w:pPr>
      <w:rPr>
        <w:rFonts w:ascii="Courier New" w:hAnsi="Courier New" w:cs="Courier New" w:hint="default"/>
      </w:rPr>
    </w:lvl>
    <w:lvl w:ilvl="5" w:tplc="04090005" w:tentative="1">
      <w:start w:val="1"/>
      <w:numFmt w:val="bullet"/>
      <w:lvlText w:val=""/>
      <w:lvlJc w:val="left"/>
      <w:pPr>
        <w:ind w:left="5542" w:hanging="360"/>
      </w:pPr>
      <w:rPr>
        <w:rFonts w:ascii="Wingdings" w:hAnsi="Wingdings" w:hint="default"/>
      </w:rPr>
    </w:lvl>
    <w:lvl w:ilvl="6" w:tplc="04090001" w:tentative="1">
      <w:start w:val="1"/>
      <w:numFmt w:val="bullet"/>
      <w:lvlText w:val=""/>
      <w:lvlJc w:val="left"/>
      <w:pPr>
        <w:ind w:left="6262" w:hanging="360"/>
      </w:pPr>
      <w:rPr>
        <w:rFonts w:ascii="Symbol" w:hAnsi="Symbol" w:hint="default"/>
      </w:rPr>
    </w:lvl>
    <w:lvl w:ilvl="7" w:tplc="04090003" w:tentative="1">
      <w:start w:val="1"/>
      <w:numFmt w:val="bullet"/>
      <w:lvlText w:val="o"/>
      <w:lvlJc w:val="left"/>
      <w:pPr>
        <w:ind w:left="6982" w:hanging="360"/>
      </w:pPr>
      <w:rPr>
        <w:rFonts w:ascii="Courier New" w:hAnsi="Courier New" w:cs="Courier New" w:hint="default"/>
      </w:rPr>
    </w:lvl>
    <w:lvl w:ilvl="8" w:tplc="04090005" w:tentative="1">
      <w:start w:val="1"/>
      <w:numFmt w:val="bullet"/>
      <w:lvlText w:val=""/>
      <w:lvlJc w:val="left"/>
      <w:pPr>
        <w:ind w:left="7702" w:hanging="360"/>
      </w:pPr>
      <w:rPr>
        <w:rFonts w:ascii="Wingdings" w:hAnsi="Wingdings" w:hint="default"/>
      </w:rPr>
    </w:lvl>
  </w:abstractNum>
  <w:abstractNum w:abstractNumId="82" w15:restartNumberingAfterBreak="0">
    <w:nsid w:val="71842868"/>
    <w:multiLevelType w:val="hybridMultilevel"/>
    <w:tmpl w:val="3C669A2E"/>
    <w:lvl w:ilvl="0" w:tplc="04090001">
      <w:start w:val="1"/>
      <w:numFmt w:val="bullet"/>
      <w:lvlText w:val=""/>
      <w:lvlJc w:val="left"/>
      <w:pPr>
        <w:ind w:left="1942" w:hanging="360"/>
      </w:pPr>
      <w:rPr>
        <w:rFonts w:ascii="Symbol" w:hAnsi="Symbol" w:hint="default"/>
      </w:rPr>
    </w:lvl>
    <w:lvl w:ilvl="1" w:tplc="04090019">
      <w:start w:val="1"/>
      <w:numFmt w:val="lowerLetter"/>
      <w:lvlText w:val="%2."/>
      <w:lvlJc w:val="left"/>
      <w:pPr>
        <w:ind w:left="2639" w:hanging="360"/>
      </w:pPr>
    </w:lvl>
    <w:lvl w:ilvl="2" w:tplc="0409001B" w:tentative="1">
      <w:start w:val="1"/>
      <w:numFmt w:val="lowerRoman"/>
      <w:lvlText w:val="%3."/>
      <w:lvlJc w:val="right"/>
      <w:pPr>
        <w:ind w:left="3359" w:hanging="180"/>
      </w:pPr>
    </w:lvl>
    <w:lvl w:ilvl="3" w:tplc="0409000F" w:tentative="1">
      <w:start w:val="1"/>
      <w:numFmt w:val="decimal"/>
      <w:lvlText w:val="%4."/>
      <w:lvlJc w:val="left"/>
      <w:pPr>
        <w:ind w:left="4079" w:hanging="360"/>
      </w:pPr>
    </w:lvl>
    <w:lvl w:ilvl="4" w:tplc="04090019" w:tentative="1">
      <w:start w:val="1"/>
      <w:numFmt w:val="lowerLetter"/>
      <w:lvlText w:val="%5."/>
      <w:lvlJc w:val="left"/>
      <w:pPr>
        <w:ind w:left="4799" w:hanging="360"/>
      </w:pPr>
    </w:lvl>
    <w:lvl w:ilvl="5" w:tplc="0409001B" w:tentative="1">
      <w:start w:val="1"/>
      <w:numFmt w:val="lowerRoman"/>
      <w:lvlText w:val="%6."/>
      <w:lvlJc w:val="right"/>
      <w:pPr>
        <w:ind w:left="5519" w:hanging="180"/>
      </w:pPr>
    </w:lvl>
    <w:lvl w:ilvl="6" w:tplc="0409000F" w:tentative="1">
      <w:start w:val="1"/>
      <w:numFmt w:val="decimal"/>
      <w:lvlText w:val="%7."/>
      <w:lvlJc w:val="left"/>
      <w:pPr>
        <w:ind w:left="6239" w:hanging="360"/>
      </w:pPr>
    </w:lvl>
    <w:lvl w:ilvl="7" w:tplc="04090019" w:tentative="1">
      <w:start w:val="1"/>
      <w:numFmt w:val="lowerLetter"/>
      <w:lvlText w:val="%8."/>
      <w:lvlJc w:val="left"/>
      <w:pPr>
        <w:ind w:left="6959" w:hanging="360"/>
      </w:pPr>
    </w:lvl>
    <w:lvl w:ilvl="8" w:tplc="0409001B" w:tentative="1">
      <w:start w:val="1"/>
      <w:numFmt w:val="lowerRoman"/>
      <w:lvlText w:val="%9."/>
      <w:lvlJc w:val="right"/>
      <w:pPr>
        <w:ind w:left="7679" w:hanging="180"/>
      </w:pPr>
    </w:lvl>
  </w:abstractNum>
  <w:abstractNum w:abstractNumId="83" w15:restartNumberingAfterBreak="0">
    <w:nsid w:val="718851CB"/>
    <w:multiLevelType w:val="hybridMultilevel"/>
    <w:tmpl w:val="E70A2836"/>
    <w:lvl w:ilvl="0" w:tplc="04090001">
      <w:start w:val="1"/>
      <w:numFmt w:val="bullet"/>
      <w:lvlText w:val=""/>
      <w:lvlJc w:val="left"/>
      <w:pPr>
        <w:ind w:left="1494" w:hanging="360"/>
      </w:pPr>
      <w:rPr>
        <w:rFonts w:ascii="Symbol" w:hAnsi="Symbol" w:hint="default"/>
      </w:r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84" w15:restartNumberingAfterBreak="0">
    <w:nsid w:val="753F4FB8"/>
    <w:multiLevelType w:val="hybridMultilevel"/>
    <w:tmpl w:val="740C72EE"/>
    <w:lvl w:ilvl="0" w:tplc="04090001">
      <w:start w:val="1"/>
      <w:numFmt w:val="bullet"/>
      <w:lvlText w:val=""/>
      <w:lvlJc w:val="left"/>
      <w:pPr>
        <w:ind w:left="1494" w:hanging="360"/>
      </w:pPr>
      <w:rPr>
        <w:rFonts w:ascii="Symbol" w:hAnsi="Symbol"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5" w15:restartNumberingAfterBreak="0">
    <w:nsid w:val="77234270"/>
    <w:multiLevelType w:val="hybridMultilevel"/>
    <w:tmpl w:val="4E22D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79E3309"/>
    <w:multiLevelType w:val="hybridMultilevel"/>
    <w:tmpl w:val="82D81A38"/>
    <w:lvl w:ilvl="0" w:tplc="04090001">
      <w:start w:val="1"/>
      <w:numFmt w:val="bullet"/>
      <w:lvlText w:val=""/>
      <w:lvlJc w:val="left"/>
      <w:pPr>
        <w:ind w:left="1210" w:hanging="360"/>
      </w:pPr>
      <w:rPr>
        <w:rFonts w:ascii="Symbol" w:hAnsi="Symbol"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87" w15:restartNumberingAfterBreak="0">
    <w:nsid w:val="79DA6DE1"/>
    <w:multiLevelType w:val="hybridMultilevel"/>
    <w:tmpl w:val="CA84BFFC"/>
    <w:lvl w:ilvl="0" w:tplc="04090001">
      <w:start w:val="1"/>
      <w:numFmt w:val="bullet"/>
      <w:lvlText w:val=""/>
      <w:lvlJc w:val="left"/>
      <w:pPr>
        <w:ind w:left="1636" w:hanging="360"/>
      </w:pPr>
      <w:rPr>
        <w:rFonts w:ascii="Symbol" w:hAnsi="Symbol"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88" w15:restartNumberingAfterBreak="0">
    <w:nsid w:val="7AF2762A"/>
    <w:multiLevelType w:val="hybridMultilevel"/>
    <w:tmpl w:val="7CFC749E"/>
    <w:lvl w:ilvl="0" w:tplc="04090001">
      <w:start w:val="1"/>
      <w:numFmt w:val="bullet"/>
      <w:lvlText w:val=""/>
      <w:lvlJc w:val="left"/>
      <w:pPr>
        <w:ind w:left="1636" w:hanging="360"/>
      </w:pPr>
      <w:rPr>
        <w:rFonts w:ascii="Symbol" w:hAnsi="Symbol" w:hint="default"/>
      </w:rPr>
    </w:lvl>
    <w:lvl w:ilvl="1" w:tplc="04090019" w:tentative="1">
      <w:start w:val="1"/>
      <w:numFmt w:val="lowerLetter"/>
      <w:lvlText w:val="%2."/>
      <w:lvlJc w:val="left"/>
      <w:pPr>
        <w:ind w:left="2662" w:hanging="360"/>
      </w:pPr>
    </w:lvl>
    <w:lvl w:ilvl="2" w:tplc="0409001B" w:tentative="1">
      <w:start w:val="1"/>
      <w:numFmt w:val="lowerRoman"/>
      <w:lvlText w:val="%3."/>
      <w:lvlJc w:val="right"/>
      <w:pPr>
        <w:ind w:left="3382" w:hanging="180"/>
      </w:pPr>
    </w:lvl>
    <w:lvl w:ilvl="3" w:tplc="0409000F" w:tentative="1">
      <w:start w:val="1"/>
      <w:numFmt w:val="decimal"/>
      <w:lvlText w:val="%4."/>
      <w:lvlJc w:val="left"/>
      <w:pPr>
        <w:ind w:left="4102" w:hanging="360"/>
      </w:pPr>
    </w:lvl>
    <w:lvl w:ilvl="4" w:tplc="04090019" w:tentative="1">
      <w:start w:val="1"/>
      <w:numFmt w:val="lowerLetter"/>
      <w:lvlText w:val="%5."/>
      <w:lvlJc w:val="left"/>
      <w:pPr>
        <w:ind w:left="4822" w:hanging="360"/>
      </w:pPr>
    </w:lvl>
    <w:lvl w:ilvl="5" w:tplc="0409001B" w:tentative="1">
      <w:start w:val="1"/>
      <w:numFmt w:val="lowerRoman"/>
      <w:lvlText w:val="%6."/>
      <w:lvlJc w:val="right"/>
      <w:pPr>
        <w:ind w:left="5542" w:hanging="180"/>
      </w:pPr>
    </w:lvl>
    <w:lvl w:ilvl="6" w:tplc="0409000F" w:tentative="1">
      <w:start w:val="1"/>
      <w:numFmt w:val="decimal"/>
      <w:lvlText w:val="%7."/>
      <w:lvlJc w:val="left"/>
      <w:pPr>
        <w:ind w:left="6262" w:hanging="360"/>
      </w:pPr>
    </w:lvl>
    <w:lvl w:ilvl="7" w:tplc="04090019" w:tentative="1">
      <w:start w:val="1"/>
      <w:numFmt w:val="lowerLetter"/>
      <w:lvlText w:val="%8."/>
      <w:lvlJc w:val="left"/>
      <w:pPr>
        <w:ind w:left="6982" w:hanging="360"/>
      </w:pPr>
    </w:lvl>
    <w:lvl w:ilvl="8" w:tplc="0409001B" w:tentative="1">
      <w:start w:val="1"/>
      <w:numFmt w:val="lowerRoman"/>
      <w:lvlText w:val="%9."/>
      <w:lvlJc w:val="right"/>
      <w:pPr>
        <w:ind w:left="7702" w:hanging="180"/>
      </w:pPr>
    </w:lvl>
  </w:abstractNum>
  <w:abstractNum w:abstractNumId="89" w15:restartNumberingAfterBreak="0">
    <w:nsid w:val="7B0A71D0"/>
    <w:multiLevelType w:val="multilevel"/>
    <w:tmpl w:val="0EA423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A552B9"/>
    <w:multiLevelType w:val="multilevel"/>
    <w:tmpl w:val="8C0AE2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7FBA48C0"/>
    <w:multiLevelType w:val="hybridMultilevel"/>
    <w:tmpl w:val="17B6FE3A"/>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4588056">
    <w:abstractNumId w:val="9"/>
  </w:num>
  <w:num w:numId="2" w16cid:durableId="952053104">
    <w:abstractNumId w:val="3"/>
  </w:num>
  <w:num w:numId="3" w16cid:durableId="365836689">
    <w:abstractNumId w:val="86"/>
  </w:num>
  <w:num w:numId="4" w16cid:durableId="422264191">
    <w:abstractNumId w:val="54"/>
  </w:num>
  <w:num w:numId="5" w16cid:durableId="483275842">
    <w:abstractNumId w:val="46"/>
  </w:num>
  <w:num w:numId="6" w16cid:durableId="74009885">
    <w:abstractNumId w:val="51"/>
  </w:num>
  <w:num w:numId="7" w16cid:durableId="150297213">
    <w:abstractNumId w:val="29"/>
  </w:num>
  <w:num w:numId="8" w16cid:durableId="160510934">
    <w:abstractNumId w:val="71"/>
  </w:num>
  <w:num w:numId="9" w16cid:durableId="1813332436">
    <w:abstractNumId w:val="70"/>
  </w:num>
  <w:num w:numId="10" w16cid:durableId="1624120272">
    <w:abstractNumId w:val="8"/>
  </w:num>
  <w:num w:numId="11" w16cid:durableId="1109013517">
    <w:abstractNumId w:val="52"/>
  </w:num>
  <w:num w:numId="12" w16cid:durableId="688601076">
    <w:abstractNumId w:val="18"/>
  </w:num>
  <w:num w:numId="13" w16cid:durableId="232546260">
    <w:abstractNumId w:val="1"/>
  </w:num>
  <w:num w:numId="14" w16cid:durableId="1649238459">
    <w:abstractNumId w:val="43"/>
  </w:num>
  <w:num w:numId="15" w16cid:durableId="1209145241">
    <w:abstractNumId w:val="17"/>
  </w:num>
  <w:num w:numId="16" w16cid:durableId="1293095435">
    <w:abstractNumId w:val="16"/>
  </w:num>
  <w:num w:numId="17" w16cid:durableId="377779146">
    <w:abstractNumId w:val="12"/>
  </w:num>
  <w:num w:numId="18" w16cid:durableId="570241306">
    <w:abstractNumId w:val="48"/>
  </w:num>
  <w:num w:numId="19" w16cid:durableId="1089153666">
    <w:abstractNumId w:val="38"/>
  </w:num>
  <w:num w:numId="20" w16cid:durableId="535699985">
    <w:abstractNumId w:val="25"/>
  </w:num>
  <w:num w:numId="21" w16cid:durableId="771633387">
    <w:abstractNumId w:val="72"/>
  </w:num>
  <w:num w:numId="22" w16cid:durableId="138307960">
    <w:abstractNumId w:val="73"/>
  </w:num>
  <w:num w:numId="23" w16cid:durableId="795411962">
    <w:abstractNumId w:val="33"/>
  </w:num>
  <w:num w:numId="24" w16cid:durableId="822281672">
    <w:abstractNumId w:val="65"/>
  </w:num>
  <w:num w:numId="25" w16cid:durableId="1807308412">
    <w:abstractNumId w:val="58"/>
  </w:num>
  <w:num w:numId="26" w16cid:durableId="1338338671">
    <w:abstractNumId w:val="91"/>
  </w:num>
  <w:num w:numId="27" w16cid:durableId="1475876019">
    <w:abstractNumId w:val="41"/>
  </w:num>
  <w:num w:numId="28" w16cid:durableId="1593204358">
    <w:abstractNumId w:val="7"/>
  </w:num>
  <w:num w:numId="29" w16cid:durableId="1674071314">
    <w:abstractNumId w:val="39"/>
  </w:num>
  <w:num w:numId="30" w16cid:durableId="418529036">
    <w:abstractNumId w:val="82"/>
  </w:num>
  <w:num w:numId="31" w16cid:durableId="1967077197">
    <w:abstractNumId w:val="24"/>
  </w:num>
  <w:num w:numId="32" w16cid:durableId="164168642">
    <w:abstractNumId w:val="76"/>
  </w:num>
  <w:num w:numId="33" w16cid:durableId="1496338695">
    <w:abstractNumId w:val="28"/>
  </w:num>
  <w:num w:numId="34" w16cid:durableId="63722623">
    <w:abstractNumId w:val="87"/>
  </w:num>
  <w:num w:numId="35" w16cid:durableId="1654674451">
    <w:abstractNumId w:val="6"/>
  </w:num>
  <w:num w:numId="36" w16cid:durableId="578712083">
    <w:abstractNumId w:val="53"/>
  </w:num>
  <w:num w:numId="37" w16cid:durableId="1797605334">
    <w:abstractNumId w:val="47"/>
  </w:num>
  <w:num w:numId="38" w16cid:durableId="1236823276">
    <w:abstractNumId w:val="44"/>
  </w:num>
  <w:num w:numId="39" w16cid:durableId="1577400860">
    <w:abstractNumId w:val="27"/>
  </w:num>
  <w:num w:numId="40" w16cid:durableId="1120302582">
    <w:abstractNumId w:val="84"/>
  </w:num>
  <w:num w:numId="41" w16cid:durableId="92481756">
    <w:abstractNumId w:val="67"/>
  </w:num>
  <w:num w:numId="42" w16cid:durableId="1607348567">
    <w:abstractNumId w:val="37"/>
  </w:num>
  <w:num w:numId="43" w16cid:durableId="1585530758">
    <w:abstractNumId w:val="88"/>
  </w:num>
  <w:num w:numId="44" w16cid:durableId="1537355894">
    <w:abstractNumId w:val="83"/>
  </w:num>
  <w:num w:numId="45" w16cid:durableId="281543214">
    <w:abstractNumId w:val="50"/>
  </w:num>
  <w:num w:numId="46" w16cid:durableId="297684177">
    <w:abstractNumId w:val="31"/>
  </w:num>
  <w:num w:numId="47" w16cid:durableId="590504952">
    <w:abstractNumId w:val="64"/>
  </w:num>
  <w:num w:numId="48" w16cid:durableId="598489156">
    <w:abstractNumId w:val="15"/>
  </w:num>
  <w:num w:numId="49" w16cid:durableId="1111239870">
    <w:abstractNumId w:val="22"/>
  </w:num>
  <w:num w:numId="50" w16cid:durableId="977340801">
    <w:abstractNumId w:val="30"/>
  </w:num>
  <w:num w:numId="51" w16cid:durableId="954797463">
    <w:abstractNumId w:val="23"/>
  </w:num>
  <w:num w:numId="52" w16cid:durableId="681661494">
    <w:abstractNumId w:val="20"/>
  </w:num>
  <w:num w:numId="53" w16cid:durableId="976842163">
    <w:abstractNumId w:val="26"/>
  </w:num>
  <w:num w:numId="54" w16cid:durableId="499202165">
    <w:abstractNumId w:val="79"/>
  </w:num>
  <w:num w:numId="55" w16cid:durableId="1498693303">
    <w:abstractNumId w:val="32"/>
  </w:num>
  <w:num w:numId="56" w16cid:durableId="2071035336">
    <w:abstractNumId w:val="45"/>
  </w:num>
  <w:num w:numId="57" w16cid:durableId="1749493389">
    <w:abstractNumId w:val="66"/>
  </w:num>
  <w:num w:numId="58" w16cid:durableId="1133910207">
    <w:abstractNumId w:val="36"/>
  </w:num>
  <w:num w:numId="59" w16cid:durableId="831602382">
    <w:abstractNumId w:val="85"/>
  </w:num>
  <w:num w:numId="60" w16cid:durableId="1718120172">
    <w:abstractNumId w:val="89"/>
  </w:num>
  <w:num w:numId="61" w16cid:durableId="1103843727">
    <w:abstractNumId w:val="14"/>
  </w:num>
  <w:num w:numId="62" w16cid:durableId="1567105156">
    <w:abstractNumId w:val="40"/>
  </w:num>
  <w:num w:numId="63" w16cid:durableId="1864854300">
    <w:abstractNumId w:val="21"/>
  </w:num>
  <w:num w:numId="64" w16cid:durableId="1814440323">
    <w:abstractNumId w:val="81"/>
  </w:num>
  <w:num w:numId="65" w16cid:durableId="613949241">
    <w:abstractNumId w:val="9"/>
  </w:num>
  <w:num w:numId="66" w16cid:durableId="912932750">
    <w:abstractNumId w:val="9"/>
  </w:num>
  <w:num w:numId="67" w16cid:durableId="1946158720">
    <w:abstractNumId w:val="9"/>
  </w:num>
  <w:num w:numId="68" w16cid:durableId="1325820740">
    <w:abstractNumId w:val="9"/>
  </w:num>
  <w:num w:numId="69" w16cid:durableId="238636627">
    <w:abstractNumId w:val="9"/>
  </w:num>
  <w:num w:numId="70" w16cid:durableId="20579674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118187081">
    <w:abstractNumId w:val="63"/>
  </w:num>
  <w:num w:numId="72" w16cid:durableId="409162253">
    <w:abstractNumId w:val="9"/>
  </w:num>
  <w:num w:numId="73" w16cid:durableId="95172488">
    <w:abstractNumId w:val="10"/>
  </w:num>
  <w:num w:numId="74" w16cid:durableId="741021713">
    <w:abstractNumId w:val="0"/>
  </w:num>
  <w:num w:numId="75" w16cid:durableId="1438527906">
    <w:abstractNumId w:val="57"/>
  </w:num>
  <w:num w:numId="76" w16cid:durableId="577442400">
    <w:abstractNumId w:val="34"/>
  </w:num>
  <w:num w:numId="77" w16cid:durableId="1027293706">
    <w:abstractNumId w:val="55"/>
  </w:num>
  <w:num w:numId="78" w16cid:durableId="1178428212">
    <w:abstractNumId w:val="68"/>
  </w:num>
  <w:num w:numId="79" w16cid:durableId="380788402">
    <w:abstractNumId w:val="4"/>
  </w:num>
  <w:num w:numId="80" w16cid:durableId="1439333981">
    <w:abstractNumId w:val="19"/>
  </w:num>
  <w:num w:numId="81" w16cid:durableId="855919682">
    <w:abstractNumId w:val="35"/>
  </w:num>
  <w:num w:numId="82" w16cid:durableId="103766382">
    <w:abstractNumId w:val="69"/>
  </w:num>
  <w:num w:numId="83" w16cid:durableId="209152537">
    <w:abstractNumId w:val="80"/>
  </w:num>
  <w:num w:numId="84" w16cid:durableId="1001010044">
    <w:abstractNumId w:val="42"/>
  </w:num>
  <w:num w:numId="85" w16cid:durableId="1972207110">
    <w:abstractNumId w:val="77"/>
  </w:num>
  <w:num w:numId="86" w16cid:durableId="915631373">
    <w:abstractNumId w:val="56"/>
  </w:num>
  <w:num w:numId="87" w16cid:durableId="1305892366">
    <w:abstractNumId w:val="59"/>
  </w:num>
  <w:num w:numId="88" w16cid:durableId="635181660">
    <w:abstractNumId w:val="75"/>
  </w:num>
  <w:num w:numId="89" w16cid:durableId="909732407">
    <w:abstractNumId w:val="49"/>
  </w:num>
  <w:num w:numId="90" w16cid:durableId="1124999487">
    <w:abstractNumId w:val="90"/>
  </w:num>
  <w:num w:numId="91" w16cid:durableId="1881015591">
    <w:abstractNumId w:val="61"/>
  </w:num>
  <w:num w:numId="92" w16cid:durableId="569001086">
    <w:abstractNumId w:val="60"/>
  </w:num>
  <w:num w:numId="93" w16cid:durableId="2093894133">
    <w:abstractNumId w:val="11"/>
  </w:num>
  <w:num w:numId="94" w16cid:durableId="891964473">
    <w:abstractNumId w:val="78"/>
  </w:num>
  <w:num w:numId="95" w16cid:durableId="1437094226">
    <w:abstractNumId w:val="2"/>
  </w:num>
  <w:num w:numId="96" w16cid:durableId="338121096">
    <w:abstractNumId w:val="5"/>
  </w:num>
  <w:num w:numId="97" w16cid:durableId="518667081">
    <w:abstractNumId w:val="13"/>
  </w:num>
  <w:num w:numId="98" w16cid:durableId="1580557738">
    <w:abstractNumId w:val="74"/>
  </w:num>
  <w:num w:numId="99" w16cid:durableId="739599134">
    <w:abstractNumId w:val="62"/>
  </w:num>
  <w:numIdMacAtCleanup w:val="7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IDAN5">
    <w15:presenceInfo w15:providerId="AD" w15:userId="S::vaidan5@365.openu.ac.il::cdd913b6-e91e-4d34-81db-4d1ac47f20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A79"/>
    <w:rsid w:val="00000D5A"/>
    <w:rsid w:val="00002AF1"/>
    <w:rsid w:val="000033FB"/>
    <w:rsid w:val="00003A7A"/>
    <w:rsid w:val="00006B7E"/>
    <w:rsid w:val="00007B1C"/>
    <w:rsid w:val="00010FD2"/>
    <w:rsid w:val="00013546"/>
    <w:rsid w:val="00014016"/>
    <w:rsid w:val="00015318"/>
    <w:rsid w:val="000158A7"/>
    <w:rsid w:val="000173C9"/>
    <w:rsid w:val="00017CAA"/>
    <w:rsid w:val="00020533"/>
    <w:rsid w:val="000206EA"/>
    <w:rsid w:val="00020760"/>
    <w:rsid w:val="000259BE"/>
    <w:rsid w:val="000273E7"/>
    <w:rsid w:val="00027892"/>
    <w:rsid w:val="00030FA1"/>
    <w:rsid w:val="00034F2D"/>
    <w:rsid w:val="000410AC"/>
    <w:rsid w:val="0004173C"/>
    <w:rsid w:val="00043F51"/>
    <w:rsid w:val="00045A72"/>
    <w:rsid w:val="000476B2"/>
    <w:rsid w:val="000521EE"/>
    <w:rsid w:val="00052B1C"/>
    <w:rsid w:val="0005536F"/>
    <w:rsid w:val="00055EA1"/>
    <w:rsid w:val="000641B6"/>
    <w:rsid w:val="0006496C"/>
    <w:rsid w:val="00064DF8"/>
    <w:rsid w:val="00070DAC"/>
    <w:rsid w:val="00071E77"/>
    <w:rsid w:val="00072BC1"/>
    <w:rsid w:val="000738EB"/>
    <w:rsid w:val="00073B29"/>
    <w:rsid w:val="0007436A"/>
    <w:rsid w:val="0008099C"/>
    <w:rsid w:val="00081CEF"/>
    <w:rsid w:val="000826AB"/>
    <w:rsid w:val="000842BA"/>
    <w:rsid w:val="00084DF1"/>
    <w:rsid w:val="00085A70"/>
    <w:rsid w:val="00090CFD"/>
    <w:rsid w:val="00090E60"/>
    <w:rsid w:val="0009135B"/>
    <w:rsid w:val="0009140F"/>
    <w:rsid w:val="00097DEF"/>
    <w:rsid w:val="000A26AC"/>
    <w:rsid w:val="000A2F47"/>
    <w:rsid w:val="000B08E2"/>
    <w:rsid w:val="000B0DCD"/>
    <w:rsid w:val="000B19BC"/>
    <w:rsid w:val="000B3802"/>
    <w:rsid w:val="000B5024"/>
    <w:rsid w:val="000B580B"/>
    <w:rsid w:val="000B584C"/>
    <w:rsid w:val="000C1019"/>
    <w:rsid w:val="000C50D2"/>
    <w:rsid w:val="000C6D93"/>
    <w:rsid w:val="000C7560"/>
    <w:rsid w:val="000C7568"/>
    <w:rsid w:val="000C7A72"/>
    <w:rsid w:val="000C7C56"/>
    <w:rsid w:val="000D037C"/>
    <w:rsid w:val="000D29E6"/>
    <w:rsid w:val="000D4727"/>
    <w:rsid w:val="000E1953"/>
    <w:rsid w:val="000E2C93"/>
    <w:rsid w:val="000E3C6D"/>
    <w:rsid w:val="000E47BA"/>
    <w:rsid w:val="000E5224"/>
    <w:rsid w:val="000E69B9"/>
    <w:rsid w:val="000F0373"/>
    <w:rsid w:val="000F1584"/>
    <w:rsid w:val="000F1E36"/>
    <w:rsid w:val="000F1FC8"/>
    <w:rsid w:val="000F2AED"/>
    <w:rsid w:val="000F45F3"/>
    <w:rsid w:val="000F639A"/>
    <w:rsid w:val="000F641E"/>
    <w:rsid w:val="001000B7"/>
    <w:rsid w:val="001004DD"/>
    <w:rsid w:val="00101298"/>
    <w:rsid w:val="00102A61"/>
    <w:rsid w:val="001069CC"/>
    <w:rsid w:val="00107D5D"/>
    <w:rsid w:val="00111190"/>
    <w:rsid w:val="00112A15"/>
    <w:rsid w:val="0011698E"/>
    <w:rsid w:val="00120ECF"/>
    <w:rsid w:val="00120EFB"/>
    <w:rsid w:val="0012128A"/>
    <w:rsid w:val="00123F57"/>
    <w:rsid w:val="001250F3"/>
    <w:rsid w:val="001274E7"/>
    <w:rsid w:val="00127921"/>
    <w:rsid w:val="00130A08"/>
    <w:rsid w:val="00132E67"/>
    <w:rsid w:val="0013362D"/>
    <w:rsid w:val="00133881"/>
    <w:rsid w:val="001369D0"/>
    <w:rsid w:val="00136B2E"/>
    <w:rsid w:val="001379FF"/>
    <w:rsid w:val="00137E42"/>
    <w:rsid w:val="001406F6"/>
    <w:rsid w:val="001442F9"/>
    <w:rsid w:val="00147282"/>
    <w:rsid w:val="001472BF"/>
    <w:rsid w:val="001525B0"/>
    <w:rsid w:val="001540C6"/>
    <w:rsid w:val="001552A8"/>
    <w:rsid w:val="00155AAA"/>
    <w:rsid w:val="001564C4"/>
    <w:rsid w:val="00157839"/>
    <w:rsid w:val="001620CB"/>
    <w:rsid w:val="00162747"/>
    <w:rsid w:val="00164BFA"/>
    <w:rsid w:val="00166262"/>
    <w:rsid w:val="0016688C"/>
    <w:rsid w:val="00166A5C"/>
    <w:rsid w:val="00171C61"/>
    <w:rsid w:val="00172632"/>
    <w:rsid w:val="00173008"/>
    <w:rsid w:val="00180F49"/>
    <w:rsid w:val="00182727"/>
    <w:rsid w:val="0018449D"/>
    <w:rsid w:val="00186D39"/>
    <w:rsid w:val="001923F6"/>
    <w:rsid w:val="001924A0"/>
    <w:rsid w:val="001927B2"/>
    <w:rsid w:val="00193A11"/>
    <w:rsid w:val="001943D2"/>
    <w:rsid w:val="0019634E"/>
    <w:rsid w:val="001A0C83"/>
    <w:rsid w:val="001A0D15"/>
    <w:rsid w:val="001A1442"/>
    <w:rsid w:val="001A1666"/>
    <w:rsid w:val="001A2F90"/>
    <w:rsid w:val="001A566D"/>
    <w:rsid w:val="001A67BE"/>
    <w:rsid w:val="001B1788"/>
    <w:rsid w:val="001B3C19"/>
    <w:rsid w:val="001B3EB3"/>
    <w:rsid w:val="001B6120"/>
    <w:rsid w:val="001B68BF"/>
    <w:rsid w:val="001B6F2E"/>
    <w:rsid w:val="001B7BE2"/>
    <w:rsid w:val="001C3F09"/>
    <w:rsid w:val="001C77B8"/>
    <w:rsid w:val="001D4E55"/>
    <w:rsid w:val="001D565B"/>
    <w:rsid w:val="001D6294"/>
    <w:rsid w:val="001D6946"/>
    <w:rsid w:val="001E02CB"/>
    <w:rsid w:val="001E07F1"/>
    <w:rsid w:val="001E0D6F"/>
    <w:rsid w:val="001E2B0B"/>
    <w:rsid w:val="001E30AD"/>
    <w:rsid w:val="001F0DA8"/>
    <w:rsid w:val="001F5011"/>
    <w:rsid w:val="001F7335"/>
    <w:rsid w:val="002016DF"/>
    <w:rsid w:val="00202719"/>
    <w:rsid w:val="002034F3"/>
    <w:rsid w:val="002045CF"/>
    <w:rsid w:val="0020791A"/>
    <w:rsid w:val="00213EC4"/>
    <w:rsid w:val="0021458D"/>
    <w:rsid w:val="00216421"/>
    <w:rsid w:val="00217051"/>
    <w:rsid w:val="00217751"/>
    <w:rsid w:val="00223F29"/>
    <w:rsid w:val="00224B9C"/>
    <w:rsid w:val="0022618D"/>
    <w:rsid w:val="002277AD"/>
    <w:rsid w:val="0023115A"/>
    <w:rsid w:val="0023407E"/>
    <w:rsid w:val="00234557"/>
    <w:rsid w:val="00235023"/>
    <w:rsid w:val="00235B6C"/>
    <w:rsid w:val="002425A2"/>
    <w:rsid w:val="00242722"/>
    <w:rsid w:val="00243030"/>
    <w:rsid w:val="00245447"/>
    <w:rsid w:val="00246776"/>
    <w:rsid w:val="00246E71"/>
    <w:rsid w:val="00251552"/>
    <w:rsid w:val="0025156F"/>
    <w:rsid w:val="00256919"/>
    <w:rsid w:val="0025732B"/>
    <w:rsid w:val="00257960"/>
    <w:rsid w:val="0026172E"/>
    <w:rsid w:val="002624C6"/>
    <w:rsid w:val="002636FC"/>
    <w:rsid w:val="002646F3"/>
    <w:rsid w:val="00272A71"/>
    <w:rsid w:val="00272B79"/>
    <w:rsid w:val="002736BE"/>
    <w:rsid w:val="00274AEF"/>
    <w:rsid w:val="00276784"/>
    <w:rsid w:val="00276D9E"/>
    <w:rsid w:val="00281790"/>
    <w:rsid w:val="00281D4D"/>
    <w:rsid w:val="00282296"/>
    <w:rsid w:val="0028302F"/>
    <w:rsid w:val="00287456"/>
    <w:rsid w:val="00294623"/>
    <w:rsid w:val="002949ED"/>
    <w:rsid w:val="00294D6B"/>
    <w:rsid w:val="002A12C7"/>
    <w:rsid w:val="002A2B13"/>
    <w:rsid w:val="002A39FA"/>
    <w:rsid w:val="002B21FD"/>
    <w:rsid w:val="002B251D"/>
    <w:rsid w:val="002B2BEA"/>
    <w:rsid w:val="002B2E75"/>
    <w:rsid w:val="002B4528"/>
    <w:rsid w:val="002B7040"/>
    <w:rsid w:val="002B7398"/>
    <w:rsid w:val="002B78AB"/>
    <w:rsid w:val="002C238C"/>
    <w:rsid w:val="002C36E7"/>
    <w:rsid w:val="002C36F3"/>
    <w:rsid w:val="002C4D9B"/>
    <w:rsid w:val="002C51C2"/>
    <w:rsid w:val="002C6D00"/>
    <w:rsid w:val="002D56A8"/>
    <w:rsid w:val="002D61C1"/>
    <w:rsid w:val="002D6973"/>
    <w:rsid w:val="002D72BC"/>
    <w:rsid w:val="002E3308"/>
    <w:rsid w:val="002E42F5"/>
    <w:rsid w:val="002F0B17"/>
    <w:rsid w:val="002F338D"/>
    <w:rsid w:val="002F7AB8"/>
    <w:rsid w:val="0030182F"/>
    <w:rsid w:val="003042BC"/>
    <w:rsid w:val="00306EBC"/>
    <w:rsid w:val="00312696"/>
    <w:rsid w:val="00314F99"/>
    <w:rsid w:val="00324021"/>
    <w:rsid w:val="0032550E"/>
    <w:rsid w:val="003270E1"/>
    <w:rsid w:val="00330C93"/>
    <w:rsid w:val="00331199"/>
    <w:rsid w:val="00332961"/>
    <w:rsid w:val="003351B0"/>
    <w:rsid w:val="00335AA1"/>
    <w:rsid w:val="00341DFF"/>
    <w:rsid w:val="003421D5"/>
    <w:rsid w:val="00343C9C"/>
    <w:rsid w:val="003450F5"/>
    <w:rsid w:val="00345B84"/>
    <w:rsid w:val="0034741C"/>
    <w:rsid w:val="0035013D"/>
    <w:rsid w:val="00350F6D"/>
    <w:rsid w:val="00351759"/>
    <w:rsid w:val="00356B06"/>
    <w:rsid w:val="0035718E"/>
    <w:rsid w:val="003576D4"/>
    <w:rsid w:val="00357858"/>
    <w:rsid w:val="00357E97"/>
    <w:rsid w:val="0036032B"/>
    <w:rsid w:val="00366B44"/>
    <w:rsid w:val="00367524"/>
    <w:rsid w:val="00372231"/>
    <w:rsid w:val="00373707"/>
    <w:rsid w:val="00375933"/>
    <w:rsid w:val="00377D3E"/>
    <w:rsid w:val="003820FE"/>
    <w:rsid w:val="003840DC"/>
    <w:rsid w:val="0038539D"/>
    <w:rsid w:val="0038610E"/>
    <w:rsid w:val="00390EB0"/>
    <w:rsid w:val="00394D6E"/>
    <w:rsid w:val="003A002C"/>
    <w:rsid w:val="003A1AD0"/>
    <w:rsid w:val="003A2B6B"/>
    <w:rsid w:val="003A54C3"/>
    <w:rsid w:val="003A6E95"/>
    <w:rsid w:val="003B140A"/>
    <w:rsid w:val="003B24E9"/>
    <w:rsid w:val="003B2B8E"/>
    <w:rsid w:val="003B2C34"/>
    <w:rsid w:val="003B362F"/>
    <w:rsid w:val="003B3EC2"/>
    <w:rsid w:val="003B7CD8"/>
    <w:rsid w:val="003C0748"/>
    <w:rsid w:val="003C124F"/>
    <w:rsid w:val="003C24C7"/>
    <w:rsid w:val="003D10B0"/>
    <w:rsid w:val="003D2264"/>
    <w:rsid w:val="003D41EF"/>
    <w:rsid w:val="003D6E58"/>
    <w:rsid w:val="003E3475"/>
    <w:rsid w:val="003E360B"/>
    <w:rsid w:val="003E3C61"/>
    <w:rsid w:val="003E4C7A"/>
    <w:rsid w:val="003E53C3"/>
    <w:rsid w:val="003E574C"/>
    <w:rsid w:val="003E57B5"/>
    <w:rsid w:val="003E5F55"/>
    <w:rsid w:val="003F1B54"/>
    <w:rsid w:val="003F2E32"/>
    <w:rsid w:val="003F5472"/>
    <w:rsid w:val="00405A2E"/>
    <w:rsid w:val="004107F9"/>
    <w:rsid w:val="004120BC"/>
    <w:rsid w:val="00414715"/>
    <w:rsid w:val="00414A7B"/>
    <w:rsid w:val="004168B4"/>
    <w:rsid w:val="00416D6F"/>
    <w:rsid w:val="00416E27"/>
    <w:rsid w:val="00416F12"/>
    <w:rsid w:val="00417682"/>
    <w:rsid w:val="00417C11"/>
    <w:rsid w:val="00421510"/>
    <w:rsid w:val="00421B65"/>
    <w:rsid w:val="00422FC2"/>
    <w:rsid w:val="004239C2"/>
    <w:rsid w:val="0042477F"/>
    <w:rsid w:val="00425CFE"/>
    <w:rsid w:val="00425F36"/>
    <w:rsid w:val="004261E6"/>
    <w:rsid w:val="004334FC"/>
    <w:rsid w:val="0043370B"/>
    <w:rsid w:val="0043632A"/>
    <w:rsid w:val="00437AE9"/>
    <w:rsid w:val="0044176B"/>
    <w:rsid w:val="004419CC"/>
    <w:rsid w:val="00443312"/>
    <w:rsid w:val="00444ACB"/>
    <w:rsid w:val="00444EC0"/>
    <w:rsid w:val="00445A14"/>
    <w:rsid w:val="0045399A"/>
    <w:rsid w:val="00454F85"/>
    <w:rsid w:val="00455F5F"/>
    <w:rsid w:val="0045688C"/>
    <w:rsid w:val="004571D3"/>
    <w:rsid w:val="00461B0E"/>
    <w:rsid w:val="00463285"/>
    <w:rsid w:val="0046440C"/>
    <w:rsid w:val="0046446D"/>
    <w:rsid w:val="00465D48"/>
    <w:rsid w:val="0047194E"/>
    <w:rsid w:val="004719A6"/>
    <w:rsid w:val="00472E1F"/>
    <w:rsid w:val="004759CC"/>
    <w:rsid w:val="004766BA"/>
    <w:rsid w:val="00480167"/>
    <w:rsid w:val="00481B64"/>
    <w:rsid w:val="0048359C"/>
    <w:rsid w:val="004920D8"/>
    <w:rsid w:val="00493239"/>
    <w:rsid w:val="00494B6D"/>
    <w:rsid w:val="00496BC8"/>
    <w:rsid w:val="00497FB8"/>
    <w:rsid w:val="004A1107"/>
    <w:rsid w:val="004A11C3"/>
    <w:rsid w:val="004A21C8"/>
    <w:rsid w:val="004A2A49"/>
    <w:rsid w:val="004A3F69"/>
    <w:rsid w:val="004A555C"/>
    <w:rsid w:val="004A565C"/>
    <w:rsid w:val="004A71EE"/>
    <w:rsid w:val="004B3AEB"/>
    <w:rsid w:val="004B414F"/>
    <w:rsid w:val="004B4B8A"/>
    <w:rsid w:val="004B60E9"/>
    <w:rsid w:val="004B77FB"/>
    <w:rsid w:val="004C2872"/>
    <w:rsid w:val="004C6C4F"/>
    <w:rsid w:val="004C77D8"/>
    <w:rsid w:val="004D221E"/>
    <w:rsid w:val="004D751D"/>
    <w:rsid w:val="004D7802"/>
    <w:rsid w:val="004E2259"/>
    <w:rsid w:val="004E26B0"/>
    <w:rsid w:val="004E44DF"/>
    <w:rsid w:val="004E4926"/>
    <w:rsid w:val="004E5032"/>
    <w:rsid w:val="004E79BE"/>
    <w:rsid w:val="004E7D8C"/>
    <w:rsid w:val="004F0705"/>
    <w:rsid w:val="004F2BF5"/>
    <w:rsid w:val="004F2F35"/>
    <w:rsid w:val="004F4E0B"/>
    <w:rsid w:val="00500091"/>
    <w:rsid w:val="00500F61"/>
    <w:rsid w:val="00501B4E"/>
    <w:rsid w:val="00503ECA"/>
    <w:rsid w:val="005054DE"/>
    <w:rsid w:val="00505FF0"/>
    <w:rsid w:val="00507C85"/>
    <w:rsid w:val="00510F85"/>
    <w:rsid w:val="005157FA"/>
    <w:rsid w:val="00517609"/>
    <w:rsid w:val="00520ABF"/>
    <w:rsid w:val="00520E53"/>
    <w:rsid w:val="00521C26"/>
    <w:rsid w:val="0052548D"/>
    <w:rsid w:val="00525B72"/>
    <w:rsid w:val="00525F58"/>
    <w:rsid w:val="0053051B"/>
    <w:rsid w:val="00535B9B"/>
    <w:rsid w:val="00537607"/>
    <w:rsid w:val="005401BF"/>
    <w:rsid w:val="00541BE4"/>
    <w:rsid w:val="00543C66"/>
    <w:rsid w:val="0054566B"/>
    <w:rsid w:val="00547700"/>
    <w:rsid w:val="00550601"/>
    <w:rsid w:val="005524C3"/>
    <w:rsid w:val="00553338"/>
    <w:rsid w:val="0055336F"/>
    <w:rsid w:val="00554FB8"/>
    <w:rsid w:val="0055545A"/>
    <w:rsid w:val="0055594E"/>
    <w:rsid w:val="00555D6B"/>
    <w:rsid w:val="00556341"/>
    <w:rsid w:val="005563C0"/>
    <w:rsid w:val="00557DEA"/>
    <w:rsid w:val="005603BF"/>
    <w:rsid w:val="00560404"/>
    <w:rsid w:val="00562DC4"/>
    <w:rsid w:val="00563D13"/>
    <w:rsid w:val="00564DA4"/>
    <w:rsid w:val="00564E1F"/>
    <w:rsid w:val="005662CF"/>
    <w:rsid w:val="00566EEF"/>
    <w:rsid w:val="00567EA8"/>
    <w:rsid w:val="0057132B"/>
    <w:rsid w:val="00573C5A"/>
    <w:rsid w:val="0058067A"/>
    <w:rsid w:val="0058378F"/>
    <w:rsid w:val="00583DDA"/>
    <w:rsid w:val="005876D3"/>
    <w:rsid w:val="00587896"/>
    <w:rsid w:val="00591415"/>
    <w:rsid w:val="005919F2"/>
    <w:rsid w:val="0059547A"/>
    <w:rsid w:val="00597B00"/>
    <w:rsid w:val="005A0A29"/>
    <w:rsid w:val="005A16FF"/>
    <w:rsid w:val="005A34F5"/>
    <w:rsid w:val="005A662D"/>
    <w:rsid w:val="005B462B"/>
    <w:rsid w:val="005B47FB"/>
    <w:rsid w:val="005B549D"/>
    <w:rsid w:val="005B7AC3"/>
    <w:rsid w:val="005C012E"/>
    <w:rsid w:val="005C339C"/>
    <w:rsid w:val="005C3FEF"/>
    <w:rsid w:val="005C45D3"/>
    <w:rsid w:val="005D0065"/>
    <w:rsid w:val="005D2DF7"/>
    <w:rsid w:val="005D3C61"/>
    <w:rsid w:val="005D4238"/>
    <w:rsid w:val="005D7D6C"/>
    <w:rsid w:val="005E0607"/>
    <w:rsid w:val="005E0818"/>
    <w:rsid w:val="005E53DE"/>
    <w:rsid w:val="005F3854"/>
    <w:rsid w:val="005F48B4"/>
    <w:rsid w:val="005F5963"/>
    <w:rsid w:val="005F5BCB"/>
    <w:rsid w:val="005F6FC7"/>
    <w:rsid w:val="005F73F2"/>
    <w:rsid w:val="0060118E"/>
    <w:rsid w:val="0060174C"/>
    <w:rsid w:val="00602223"/>
    <w:rsid w:val="00602A43"/>
    <w:rsid w:val="00605954"/>
    <w:rsid w:val="00605F19"/>
    <w:rsid w:val="006067B6"/>
    <w:rsid w:val="006103D4"/>
    <w:rsid w:val="00614D59"/>
    <w:rsid w:val="0061544F"/>
    <w:rsid w:val="0061701C"/>
    <w:rsid w:val="00620AD5"/>
    <w:rsid w:val="006212F0"/>
    <w:rsid w:val="00623446"/>
    <w:rsid w:val="006237D1"/>
    <w:rsid w:val="006245A8"/>
    <w:rsid w:val="0062476D"/>
    <w:rsid w:val="006257C4"/>
    <w:rsid w:val="00626E52"/>
    <w:rsid w:val="00627343"/>
    <w:rsid w:val="0062782A"/>
    <w:rsid w:val="00627B5B"/>
    <w:rsid w:val="00627F69"/>
    <w:rsid w:val="00630B94"/>
    <w:rsid w:val="00631770"/>
    <w:rsid w:val="00632CA1"/>
    <w:rsid w:val="006347A5"/>
    <w:rsid w:val="00635B03"/>
    <w:rsid w:val="0063655A"/>
    <w:rsid w:val="006449C1"/>
    <w:rsid w:val="00646F4A"/>
    <w:rsid w:val="0065057E"/>
    <w:rsid w:val="00651927"/>
    <w:rsid w:val="006522E7"/>
    <w:rsid w:val="00652F2A"/>
    <w:rsid w:val="00653730"/>
    <w:rsid w:val="00653A57"/>
    <w:rsid w:val="00663549"/>
    <w:rsid w:val="00665EE8"/>
    <w:rsid w:val="00667DA7"/>
    <w:rsid w:val="006733BE"/>
    <w:rsid w:val="00676D65"/>
    <w:rsid w:val="00680C94"/>
    <w:rsid w:val="00684849"/>
    <w:rsid w:val="00685EF6"/>
    <w:rsid w:val="00686240"/>
    <w:rsid w:val="00686EBC"/>
    <w:rsid w:val="00693DD6"/>
    <w:rsid w:val="006951E1"/>
    <w:rsid w:val="00695A8C"/>
    <w:rsid w:val="0069636B"/>
    <w:rsid w:val="006A27F5"/>
    <w:rsid w:val="006A39FE"/>
    <w:rsid w:val="006A4090"/>
    <w:rsid w:val="006A4EA2"/>
    <w:rsid w:val="006A7B8D"/>
    <w:rsid w:val="006A7C5B"/>
    <w:rsid w:val="006B0904"/>
    <w:rsid w:val="006B4076"/>
    <w:rsid w:val="006B508B"/>
    <w:rsid w:val="006B6EA1"/>
    <w:rsid w:val="006C00F1"/>
    <w:rsid w:val="006C2F4C"/>
    <w:rsid w:val="006C34E0"/>
    <w:rsid w:val="006C35E8"/>
    <w:rsid w:val="006C6990"/>
    <w:rsid w:val="006C6ADB"/>
    <w:rsid w:val="006D0330"/>
    <w:rsid w:val="006D1FE1"/>
    <w:rsid w:val="006D364B"/>
    <w:rsid w:val="006D3C2F"/>
    <w:rsid w:val="006D47E0"/>
    <w:rsid w:val="006D64D9"/>
    <w:rsid w:val="006D7BCF"/>
    <w:rsid w:val="006E0FBC"/>
    <w:rsid w:val="006E16A5"/>
    <w:rsid w:val="006E246B"/>
    <w:rsid w:val="006E3938"/>
    <w:rsid w:val="006E4CB2"/>
    <w:rsid w:val="006E61B1"/>
    <w:rsid w:val="006E6A2F"/>
    <w:rsid w:val="006E7504"/>
    <w:rsid w:val="006F0492"/>
    <w:rsid w:val="006F24AC"/>
    <w:rsid w:val="006F3CAA"/>
    <w:rsid w:val="00700E87"/>
    <w:rsid w:val="00703448"/>
    <w:rsid w:val="00703814"/>
    <w:rsid w:val="00703CCA"/>
    <w:rsid w:val="00705EC1"/>
    <w:rsid w:val="007063A6"/>
    <w:rsid w:val="007064FF"/>
    <w:rsid w:val="00710B74"/>
    <w:rsid w:val="007115AA"/>
    <w:rsid w:val="0072081C"/>
    <w:rsid w:val="00721CE1"/>
    <w:rsid w:val="00725A39"/>
    <w:rsid w:val="00726CF1"/>
    <w:rsid w:val="00730AF9"/>
    <w:rsid w:val="00731A04"/>
    <w:rsid w:val="00731A2B"/>
    <w:rsid w:val="007366E3"/>
    <w:rsid w:val="007369D4"/>
    <w:rsid w:val="007416D5"/>
    <w:rsid w:val="00744A64"/>
    <w:rsid w:val="00754949"/>
    <w:rsid w:val="0075541F"/>
    <w:rsid w:val="00757716"/>
    <w:rsid w:val="00764C26"/>
    <w:rsid w:val="00764F54"/>
    <w:rsid w:val="0076578F"/>
    <w:rsid w:val="00766167"/>
    <w:rsid w:val="00770DF3"/>
    <w:rsid w:val="007716DA"/>
    <w:rsid w:val="0077193F"/>
    <w:rsid w:val="00771C98"/>
    <w:rsid w:val="00773ADF"/>
    <w:rsid w:val="00776AB4"/>
    <w:rsid w:val="0077712F"/>
    <w:rsid w:val="00783001"/>
    <w:rsid w:val="00784C1D"/>
    <w:rsid w:val="0078618F"/>
    <w:rsid w:val="007864D2"/>
    <w:rsid w:val="00790C56"/>
    <w:rsid w:val="00793BDB"/>
    <w:rsid w:val="007952E9"/>
    <w:rsid w:val="00795434"/>
    <w:rsid w:val="007979F5"/>
    <w:rsid w:val="007B1947"/>
    <w:rsid w:val="007B1B7B"/>
    <w:rsid w:val="007B34FD"/>
    <w:rsid w:val="007B4416"/>
    <w:rsid w:val="007B5782"/>
    <w:rsid w:val="007B5875"/>
    <w:rsid w:val="007C75AC"/>
    <w:rsid w:val="007D4B90"/>
    <w:rsid w:val="007D5190"/>
    <w:rsid w:val="007D7C5E"/>
    <w:rsid w:val="007D7F5D"/>
    <w:rsid w:val="007E5A5D"/>
    <w:rsid w:val="007E64FD"/>
    <w:rsid w:val="007E68A5"/>
    <w:rsid w:val="007E6E3E"/>
    <w:rsid w:val="007E7828"/>
    <w:rsid w:val="007E7CFD"/>
    <w:rsid w:val="007F04BB"/>
    <w:rsid w:val="007F09D1"/>
    <w:rsid w:val="007F1342"/>
    <w:rsid w:val="007F3760"/>
    <w:rsid w:val="007F3801"/>
    <w:rsid w:val="007F3D20"/>
    <w:rsid w:val="007F5A9A"/>
    <w:rsid w:val="007F5C6B"/>
    <w:rsid w:val="007F6416"/>
    <w:rsid w:val="007F72A2"/>
    <w:rsid w:val="008052D5"/>
    <w:rsid w:val="00807FAE"/>
    <w:rsid w:val="008108E3"/>
    <w:rsid w:val="00813056"/>
    <w:rsid w:val="0081508C"/>
    <w:rsid w:val="00817CD5"/>
    <w:rsid w:val="00820B45"/>
    <w:rsid w:val="0082295C"/>
    <w:rsid w:val="00825003"/>
    <w:rsid w:val="008263F3"/>
    <w:rsid w:val="00830A9C"/>
    <w:rsid w:val="00831623"/>
    <w:rsid w:val="0083459A"/>
    <w:rsid w:val="00835CFE"/>
    <w:rsid w:val="008361B6"/>
    <w:rsid w:val="00841F6C"/>
    <w:rsid w:val="00843501"/>
    <w:rsid w:val="00843A4C"/>
    <w:rsid w:val="00844298"/>
    <w:rsid w:val="008446B5"/>
    <w:rsid w:val="008450B9"/>
    <w:rsid w:val="00845A83"/>
    <w:rsid w:val="00850002"/>
    <w:rsid w:val="00850323"/>
    <w:rsid w:val="00851CD1"/>
    <w:rsid w:val="00852F5F"/>
    <w:rsid w:val="00854081"/>
    <w:rsid w:val="008564B4"/>
    <w:rsid w:val="00856BC1"/>
    <w:rsid w:val="00861437"/>
    <w:rsid w:val="00861C90"/>
    <w:rsid w:val="008634DF"/>
    <w:rsid w:val="0086371D"/>
    <w:rsid w:val="0086592A"/>
    <w:rsid w:val="00866A19"/>
    <w:rsid w:val="00870252"/>
    <w:rsid w:val="00870F7C"/>
    <w:rsid w:val="008741D8"/>
    <w:rsid w:val="00875281"/>
    <w:rsid w:val="008752FD"/>
    <w:rsid w:val="008759FE"/>
    <w:rsid w:val="00881461"/>
    <w:rsid w:val="008828FA"/>
    <w:rsid w:val="008849C9"/>
    <w:rsid w:val="00885708"/>
    <w:rsid w:val="00886136"/>
    <w:rsid w:val="00886B8D"/>
    <w:rsid w:val="008874A1"/>
    <w:rsid w:val="008908AE"/>
    <w:rsid w:val="008927A6"/>
    <w:rsid w:val="008933E5"/>
    <w:rsid w:val="00893DEE"/>
    <w:rsid w:val="00895130"/>
    <w:rsid w:val="00897668"/>
    <w:rsid w:val="00897CE8"/>
    <w:rsid w:val="008A0E96"/>
    <w:rsid w:val="008A275E"/>
    <w:rsid w:val="008B7A1B"/>
    <w:rsid w:val="008B7EB4"/>
    <w:rsid w:val="008C070E"/>
    <w:rsid w:val="008C229C"/>
    <w:rsid w:val="008C3786"/>
    <w:rsid w:val="008C6327"/>
    <w:rsid w:val="008D365C"/>
    <w:rsid w:val="008D6D34"/>
    <w:rsid w:val="008E79A6"/>
    <w:rsid w:val="008F1FEE"/>
    <w:rsid w:val="008F3371"/>
    <w:rsid w:val="008F73A4"/>
    <w:rsid w:val="0090281A"/>
    <w:rsid w:val="00902EA4"/>
    <w:rsid w:val="009042D1"/>
    <w:rsid w:val="0090442C"/>
    <w:rsid w:val="009063DA"/>
    <w:rsid w:val="009112C7"/>
    <w:rsid w:val="00913FFE"/>
    <w:rsid w:val="00914DAF"/>
    <w:rsid w:val="0091564D"/>
    <w:rsid w:val="00916EB4"/>
    <w:rsid w:val="00921EA1"/>
    <w:rsid w:val="0092457A"/>
    <w:rsid w:val="00926575"/>
    <w:rsid w:val="00926D15"/>
    <w:rsid w:val="009310C3"/>
    <w:rsid w:val="009322BC"/>
    <w:rsid w:val="00932399"/>
    <w:rsid w:val="00932DD7"/>
    <w:rsid w:val="009345DA"/>
    <w:rsid w:val="00935386"/>
    <w:rsid w:val="009377A6"/>
    <w:rsid w:val="009418DB"/>
    <w:rsid w:val="00942266"/>
    <w:rsid w:val="00943833"/>
    <w:rsid w:val="0094563A"/>
    <w:rsid w:val="009472D3"/>
    <w:rsid w:val="0095044E"/>
    <w:rsid w:val="00950EE8"/>
    <w:rsid w:val="0095120D"/>
    <w:rsid w:val="00951F00"/>
    <w:rsid w:val="00952C9C"/>
    <w:rsid w:val="00954C2D"/>
    <w:rsid w:val="00960084"/>
    <w:rsid w:val="009617E2"/>
    <w:rsid w:val="00962A6E"/>
    <w:rsid w:val="009648A2"/>
    <w:rsid w:val="00976719"/>
    <w:rsid w:val="00977152"/>
    <w:rsid w:val="009771DA"/>
    <w:rsid w:val="00977730"/>
    <w:rsid w:val="00981706"/>
    <w:rsid w:val="0098279A"/>
    <w:rsid w:val="009827E9"/>
    <w:rsid w:val="00984041"/>
    <w:rsid w:val="00986FC8"/>
    <w:rsid w:val="0098791C"/>
    <w:rsid w:val="00990C47"/>
    <w:rsid w:val="00990FEA"/>
    <w:rsid w:val="00991A35"/>
    <w:rsid w:val="0099259F"/>
    <w:rsid w:val="00993C4F"/>
    <w:rsid w:val="00995C1A"/>
    <w:rsid w:val="009A1C79"/>
    <w:rsid w:val="009A2200"/>
    <w:rsid w:val="009A39A4"/>
    <w:rsid w:val="009A4E4C"/>
    <w:rsid w:val="009A63CE"/>
    <w:rsid w:val="009A67AA"/>
    <w:rsid w:val="009B08C6"/>
    <w:rsid w:val="009B657E"/>
    <w:rsid w:val="009B7D51"/>
    <w:rsid w:val="009C07E3"/>
    <w:rsid w:val="009C0BF0"/>
    <w:rsid w:val="009C1BA2"/>
    <w:rsid w:val="009C25BC"/>
    <w:rsid w:val="009C47A2"/>
    <w:rsid w:val="009C47D6"/>
    <w:rsid w:val="009C49DA"/>
    <w:rsid w:val="009C5F05"/>
    <w:rsid w:val="009D0BC5"/>
    <w:rsid w:val="009D6150"/>
    <w:rsid w:val="009D64DB"/>
    <w:rsid w:val="009D7CCF"/>
    <w:rsid w:val="009E0E21"/>
    <w:rsid w:val="009E2B4D"/>
    <w:rsid w:val="009E4435"/>
    <w:rsid w:val="009E6B63"/>
    <w:rsid w:val="009F0DF9"/>
    <w:rsid w:val="009F2220"/>
    <w:rsid w:val="009F3801"/>
    <w:rsid w:val="009F422C"/>
    <w:rsid w:val="009F6F21"/>
    <w:rsid w:val="00A014D8"/>
    <w:rsid w:val="00A01671"/>
    <w:rsid w:val="00A01FA9"/>
    <w:rsid w:val="00A0278D"/>
    <w:rsid w:val="00A02845"/>
    <w:rsid w:val="00A0384A"/>
    <w:rsid w:val="00A03B4B"/>
    <w:rsid w:val="00A0647C"/>
    <w:rsid w:val="00A07B22"/>
    <w:rsid w:val="00A07D26"/>
    <w:rsid w:val="00A113CC"/>
    <w:rsid w:val="00A125DE"/>
    <w:rsid w:val="00A15120"/>
    <w:rsid w:val="00A16D76"/>
    <w:rsid w:val="00A172A6"/>
    <w:rsid w:val="00A207B9"/>
    <w:rsid w:val="00A21D69"/>
    <w:rsid w:val="00A2302E"/>
    <w:rsid w:val="00A2381E"/>
    <w:rsid w:val="00A239BA"/>
    <w:rsid w:val="00A249BB"/>
    <w:rsid w:val="00A25D0C"/>
    <w:rsid w:val="00A26E29"/>
    <w:rsid w:val="00A30966"/>
    <w:rsid w:val="00A30E8B"/>
    <w:rsid w:val="00A30F45"/>
    <w:rsid w:val="00A3333D"/>
    <w:rsid w:val="00A3357D"/>
    <w:rsid w:val="00A34468"/>
    <w:rsid w:val="00A3486E"/>
    <w:rsid w:val="00A3675F"/>
    <w:rsid w:val="00A4465B"/>
    <w:rsid w:val="00A44C6A"/>
    <w:rsid w:val="00A50BD2"/>
    <w:rsid w:val="00A51139"/>
    <w:rsid w:val="00A51360"/>
    <w:rsid w:val="00A528E0"/>
    <w:rsid w:val="00A545E8"/>
    <w:rsid w:val="00A5580F"/>
    <w:rsid w:val="00A55CDA"/>
    <w:rsid w:val="00A56A21"/>
    <w:rsid w:val="00A661F5"/>
    <w:rsid w:val="00A6653F"/>
    <w:rsid w:val="00A71FF8"/>
    <w:rsid w:val="00A739AE"/>
    <w:rsid w:val="00A75350"/>
    <w:rsid w:val="00A758BD"/>
    <w:rsid w:val="00A75A46"/>
    <w:rsid w:val="00A766AD"/>
    <w:rsid w:val="00A8041F"/>
    <w:rsid w:val="00A81256"/>
    <w:rsid w:val="00A81A63"/>
    <w:rsid w:val="00A81CE8"/>
    <w:rsid w:val="00A82048"/>
    <w:rsid w:val="00A82C5C"/>
    <w:rsid w:val="00A861CA"/>
    <w:rsid w:val="00A86C98"/>
    <w:rsid w:val="00A878C7"/>
    <w:rsid w:val="00A91032"/>
    <w:rsid w:val="00A94754"/>
    <w:rsid w:val="00A94D43"/>
    <w:rsid w:val="00A94D54"/>
    <w:rsid w:val="00A96905"/>
    <w:rsid w:val="00A975BD"/>
    <w:rsid w:val="00A97BC7"/>
    <w:rsid w:val="00AA12EA"/>
    <w:rsid w:val="00AA349D"/>
    <w:rsid w:val="00AA40FD"/>
    <w:rsid w:val="00AA4D42"/>
    <w:rsid w:val="00AA4DB9"/>
    <w:rsid w:val="00AA75F8"/>
    <w:rsid w:val="00AB05DF"/>
    <w:rsid w:val="00AB4EB3"/>
    <w:rsid w:val="00AC1015"/>
    <w:rsid w:val="00AC232A"/>
    <w:rsid w:val="00AC4861"/>
    <w:rsid w:val="00AC4F02"/>
    <w:rsid w:val="00AC52D9"/>
    <w:rsid w:val="00AD2405"/>
    <w:rsid w:val="00AD24A7"/>
    <w:rsid w:val="00AD27FD"/>
    <w:rsid w:val="00AD630E"/>
    <w:rsid w:val="00AD741B"/>
    <w:rsid w:val="00AE0AB9"/>
    <w:rsid w:val="00AE12DB"/>
    <w:rsid w:val="00AE42E3"/>
    <w:rsid w:val="00AE5E5A"/>
    <w:rsid w:val="00AE7C1B"/>
    <w:rsid w:val="00AF00B4"/>
    <w:rsid w:val="00AF2C04"/>
    <w:rsid w:val="00AF2FE0"/>
    <w:rsid w:val="00AF5026"/>
    <w:rsid w:val="00AF582A"/>
    <w:rsid w:val="00AF6B93"/>
    <w:rsid w:val="00AF78FC"/>
    <w:rsid w:val="00B009D6"/>
    <w:rsid w:val="00B016A4"/>
    <w:rsid w:val="00B02B7C"/>
    <w:rsid w:val="00B05FD6"/>
    <w:rsid w:val="00B066BC"/>
    <w:rsid w:val="00B10709"/>
    <w:rsid w:val="00B119C9"/>
    <w:rsid w:val="00B158B2"/>
    <w:rsid w:val="00B23FA3"/>
    <w:rsid w:val="00B2784E"/>
    <w:rsid w:val="00B27CE6"/>
    <w:rsid w:val="00B31207"/>
    <w:rsid w:val="00B36611"/>
    <w:rsid w:val="00B4166B"/>
    <w:rsid w:val="00B44FC7"/>
    <w:rsid w:val="00B450E6"/>
    <w:rsid w:val="00B505D7"/>
    <w:rsid w:val="00B50872"/>
    <w:rsid w:val="00B52A28"/>
    <w:rsid w:val="00B52DEA"/>
    <w:rsid w:val="00B53BFE"/>
    <w:rsid w:val="00B54576"/>
    <w:rsid w:val="00B5583D"/>
    <w:rsid w:val="00B567CF"/>
    <w:rsid w:val="00B61E59"/>
    <w:rsid w:val="00B6230F"/>
    <w:rsid w:val="00B6330C"/>
    <w:rsid w:val="00B63858"/>
    <w:rsid w:val="00B67943"/>
    <w:rsid w:val="00B709EB"/>
    <w:rsid w:val="00B70DC7"/>
    <w:rsid w:val="00B72A00"/>
    <w:rsid w:val="00B74199"/>
    <w:rsid w:val="00B742EE"/>
    <w:rsid w:val="00B74C3A"/>
    <w:rsid w:val="00B75E46"/>
    <w:rsid w:val="00B83D88"/>
    <w:rsid w:val="00B84167"/>
    <w:rsid w:val="00B86568"/>
    <w:rsid w:val="00B86DAD"/>
    <w:rsid w:val="00B922EE"/>
    <w:rsid w:val="00B93835"/>
    <w:rsid w:val="00B94134"/>
    <w:rsid w:val="00BA16FE"/>
    <w:rsid w:val="00BA1B7B"/>
    <w:rsid w:val="00BA290E"/>
    <w:rsid w:val="00BA4F59"/>
    <w:rsid w:val="00BA6305"/>
    <w:rsid w:val="00BA6DFF"/>
    <w:rsid w:val="00BB213E"/>
    <w:rsid w:val="00BB2E2D"/>
    <w:rsid w:val="00BB3932"/>
    <w:rsid w:val="00BC193D"/>
    <w:rsid w:val="00BC4FE9"/>
    <w:rsid w:val="00BD1BE2"/>
    <w:rsid w:val="00BD2330"/>
    <w:rsid w:val="00BD3908"/>
    <w:rsid w:val="00BD7A8F"/>
    <w:rsid w:val="00BE46D9"/>
    <w:rsid w:val="00BE6A08"/>
    <w:rsid w:val="00BF1D4C"/>
    <w:rsid w:val="00BF1F23"/>
    <w:rsid w:val="00BF2092"/>
    <w:rsid w:val="00BF4BE2"/>
    <w:rsid w:val="00BF6C30"/>
    <w:rsid w:val="00C008C4"/>
    <w:rsid w:val="00C01D4A"/>
    <w:rsid w:val="00C101DD"/>
    <w:rsid w:val="00C10A05"/>
    <w:rsid w:val="00C11449"/>
    <w:rsid w:val="00C12A35"/>
    <w:rsid w:val="00C1353C"/>
    <w:rsid w:val="00C157D7"/>
    <w:rsid w:val="00C236D1"/>
    <w:rsid w:val="00C2589C"/>
    <w:rsid w:val="00C303E9"/>
    <w:rsid w:val="00C30C44"/>
    <w:rsid w:val="00C31F34"/>
    <w:rsid w:val="00C3370F"/>
    <w:rsid w:val="00C36794"/>
    <w:rsid w:val="00C414A8"/>
    <w:rsid w:val="00C42049"/>
    <w:rsid w:val="00C43FCA"/>
    <w:rsid w:val="00C4452A"/>
    <w:rsid w:val="00C44D51"/>
    <w:rsid w:val="00C45C53"/>
    <w:rsid w:val="00C464A6"/>
    <w:rsid w:val="00C53032"/>
    <w:rsid w:val="00C62477"/>
    <w:rsid w:val="00C63813"/>
    <w:rsid w:val="00C639F8"/>
    <w:rsid w:val="00C65041"/>
    <w:rsid w:val="00C65795"/>
    <w:rsid w:val="00C66018"/>
    <w:rsid w:val="00C70C2F"/>
    <w:rsid w:val="00C755CC"/>
    <w:rsid w:val="00C75705"/>
    <w:rsid w:val="00C760A5"/>
    <w:rsid w:val="00C82256"/>
    <w:rsid w:val="00C8295C"/>
    <w:rsid w:val="00C85DAE"/>
    <w:rsid w:val="00C85FAC"/>
    <w:rsid w:val="00C87434"/>
    <w:rsid w:val="00C9079A"/>
    <w:rsid w:val="00C92070"/>
    <w:rsid w:val="00CA148A"/>
    <w:rsid w:val="00CA1CA2"/>
    <w:rsid w:val="00CA232F"/>
    <w:rsid w:val="00CA2A37"/>
    <w:rsid w:val="00CB1AFB"/>
    <w:rsid w:val="00CB214C"/>
    <w:rsid w:val="00CB2643"/>
    <w:rsid w:val="00CB374D"/>
    <w:rsid w:val="00CB6D6A"/>
    <w:rsid w:val="00CB7098"/>
    <w:rsid w:val="00CC1DBA"/>
    <w:rsid w:val="00CC4DD0"/>
    <w:rsid w:val="00CC599F"/>
    <w:rsid w:val="00CC5F86"/>
    <w:rsid w:val="00CD1201"/>
    <w:rsid w:val="00CD1C43"/>
    <w:rsid w:val="00CD30AF"/>
    <w:rsid w:val="00CD5622"/>
    <w:rsid w:val="00CD5E23"/>
    <w:rsid w:val="00CD601E"/>
    <w:rsid w:val="00CE6456"/>
    <w:rsid w:val="00CE702C"/>
    <w:rsid w:val="00CF1181"/>
    <w:rsid w:val="00CF173A"/>
    <w:rsid w:val="00CF4C59"/>
    <w:rsid w:val="00CF5CD4"/>
    <w:rsid w:val="00CF6FA5"/>
    <w:rsid w:val="00CF7C33"/>
    <w:rsid w:val="00CF7F91"/>
    <w:rsid w:val="00D00E63"/>
    <w:rsid w:val="00D01B35"/>
    <w:rsid w:val="00D03900"/>
    <w:rsid w:val="00D04D1E"/>
    <w:rsid w:val="00D10076"/>
    <w:rsid w:val="00D11673"/>
    <w:rsid w:val="00D12AB2"/>
    <w:rsid w:val="00D1460E"/>
    <w:rsid w:val="00D15634"/>
    <w:rsid w:val="00D1675F"/>
    <w:rsid w:val="00D16A65"/>
    <w:rsid w:val="00D17C25"/>
    <w:rsid w:val="00D22850"/>
    <w:rsid w:val="00D23160"/>
    <w:rsid w:val="00D23C5B"/>
    <w:rsid w:val="00D24F7C"/>
    <w:rsid w:val="00D2565D"/>
    <w:rsid w:val="00D274FD"/>
    <w:rsid w:val="00D30C77"/>
    <w:rsid w:val="00D325D0"/>
    <w:rsid w:val="00D34F0E"/>
    <w:rsid w:val="00D369A7"/>
    <w:rsid w:val="00D36F99"/>
    <w:rsid w:val="00D37DEE"/>
    <w:rsid w:val="00D411B1"/>
    <w:rsid w:val="00D41EC7"/>
    <w:rsid w:val="00D42D13"/>
    <w:rsid w:val="00D44233"/>
    <w:rsid w:val="00D44E15"/>
    <w:rsid w:val="00D457E3"/>
    <w:rsid w:val="00D464FC"/>
    <w:rsid w:val="00D533C7"/>
    <w:rsid w:val="00D54E80"/>
    <w:rsid w:val="00D55339"/>
    <w:rsid w:val="00D6358A"/>
    <w:rsid w:val="00D65B18"/>
    <w:rsid w:val="00D65DB9"/>
    <w:rsid w:val="00D66923"/>
    <w:rsid w:val="00D70D35"/>
    <w:rsid w:val="00D70DFA"/>
    <w:rsid w:val="00D71DAC"/>
    <w:rsid w:val="00D73003"/>
    <w:rsid w:val="00D7380C"/>
    <w:rsid w:val="00D74573"/>
    <w:rsid w:val="00D75830"/>
    <w:rsid w:val="00D77797"/>
    <w:rsid w:val="00D82BFC"/>
    <w:rsid w:val="00D83D0E"/>
    <w:rsid w:val="00D84576"/>
    <w:rsid w:val="00D84FD4"/>
    <w:rsid w:val="00D861C0"/>
    <w:rsid w:val="00D86425"/>
    <w:rsid w:val="00D868A6"/>
    <w:rsid w:val="00D87F2C"/>
    <w:rsid w:val="00D91E07"/>
    <w:rsid w:val="00D92309"/>
    <w:rsid w:val="00D97AD4"/>
    <w:rsid w:val="00DA1328"/>
    <w:rsid w:val="00DA23FE"/>
    <w:rsid w:val="00DA39AE"/>
    <w:rsid w:val="00DA6D4C"/>
    <w:rsid w:val="00DA7365"/>
    <w:rsid w:val="00DA78B7"/>
    <w:rsid w:val="00DB0E62"/>
    <w:rsid w:val="00DB2A1E"/>
    <w:rsid w:val="00DB2A31"/>
    <w:rsid w:val="00DB3AD0"/>
    <w:rsid w:val="00DB48C4"/>
    <w:rsid w:val="00DB58D4"/>
    <w:rsid w:val="00DB5C50"/>
    <w:rsid w:val="00DB614F"/>
    <w:rsid w:val="00DC06E8"/>
    <w:rsid w:val="00DC1057"/>
    <w:rsid w:val="00DC1C1F"/>
    <w:rsid w:val="00DC2184"/>
    <w:rsid w:val="00DD0455"/>
    <w:rsid w:val="00DD16BF"/>
    <w:rsid w:val="00DD5A84"/>
    <w:rsid w:val="00DD690D"/>
    <w:rsid w:val="00DE3A52"/>
    <w:rsid w:val="00DE3E07"/>
    <w:rsid w:val="00DE5070"/>
    <w:rsid w:val="00DE6B00"/>
    <w:rsid w:val="00DF26BB"/>
    <w:rsid w:val="00DF26F5"/>
    <w:rsid w:val="00DF7060"/>
    <w:rsid w:val="00DF74EC"/>
    <w:rsid w:val="00E030DA"/>
    <w:rsid w:val="00E03283"/>
    <w:rsid w:val="00E03720"/>
    <w:rsid w:val="00E047A7"/>
    <w:rsid w:val="00E048F5"/>
    <w:rsid w:val="00E062CF"/>
    <w:rsid w:val="00E06616"/>
    <w:rsid w:val="00E07940"/>
    <w:rsid w:val="00E079AE"/>
    <w:rsid w:val="00E129BB"/>
    <w:rsid w:val="00E17E62"/>
    <w:rsid w:val="00E214D0"/>
    <w:rsid w:val="00E23342"/>
    <w:rsid w:val="00E24676"/>
    <w:rsid w:val="00E247A7"/>
    <w:rsid w:val="00E27052"/>
    <w:rsid w:val="00E3542F"/>
    <w:rsid w:val="00E359E1"/>
    <w:rsid w:val="00E41A3B"/>
    <w:rsid w:val="00E43B36"/>
    <w:rsid w:val="00E453A3"/>
    <w:rsid w:val="00E4629D"/>
    <w:rsid w:val="00E502F8"/>
    <w:rsid w:val="00E5032C"/>
    <w:rsid w:val="00E50643"/>
    <w:rsid w:val="00E50E80"/>
    <w:rsid w:val="00E53E7B"/>
    <w:rsid w:val="00E54903"/>
    <w:rsid w:val="00E60399"/>
    <w:rsid w:val="00E60B82"/>
    <w:rsid w:val="00E63E72"/>
    <w:rsid w:val="00E64FD3"/>
    <w:rsid w:val="00E67763"/>
    <w:rsid w:val="00E73182"/>
    <w:rsid w:val="00E738CF"/>
    <w:rsid w:val="00E7783B"/>
    <w:rsid w:val="00E808DB"/>
    <w:rsid w:val="00E80CAB"/>
    <w:rsid w:val="00E8184E"/>
    <w:rsid w:val="00E81F41"/>
    <w:rsid w:val="00E8214C"/>
    <w:rsid w:val="00E83328"/>
    <w:rsid w:val="00E843AD"/>
    <w:rsid w:val="00E84AF6"/>
    <w:rsid w:val="00E85526"/>
    <w:rsid w:val="00E867A2"/>
    <w:rsid w:val="00E905E1"/>
    <w:rsid w:val="00E9324A"/>
    <w:rsid w:val="00E95167"/>
    <w:rsid w:val="00E960FE"/>
    <w:rsid w:val="00EA2D37"/>
    <w:rsid w:val="00EA4F0F"/>
    <w:rsid w:val="00EB0382"/>
    <w:rsid w:val="00EB3933"/>
    <w:rsid w:val="00EB3FC4"/>
    <w:rsid w:val="00EB40D2"/>
    <w:rsid w:val="00EC0D33"/>
    <w:rsid w:val="00EC1C4C"/>
    <w:rsid w:val="00EC22FF"/>
    <w:rsid w:val="00EC32CD"/>
    <w:rsid w:val="00EC62EF"/>
    <w:rsid w:val="00EC6E9B"/>
    <w:rsid w:val="00EC7DAA"/>
    <w:rsid w:val="00ED1A79"/>
    <w:rsid w:val="00ED2348"/>
    <w:rsid w:val="00ED51D6"/>
    <w:rsid w:val="00EE1A42"/>
    <w:rsid w:val="00EE3932"/>
    <w:rsid w:val="00EE3CC5"/>
    <w:rsid w:val="00EE4059"/>
    <w:rsid w:val="00EE64B2"/>
    <w:rsid w:val="00EE7550"/>
    <w:rsid w:val="00EE7D04"/>
    <w:rsid w:val="00EF3076"/>
    <w:rsid w:val="00EF6B56"/>
    <w:rsid w:val="00EF72BA"/>
    <w:rsid w:val="00EF7660"/>
    <w:rsid w:val="00F0173C"/>
    <w:rsid w:val="00F01AE7"/>
    <w:rsid w:val="00F01FE2"/>
    <w:rsid w:val="00F02198"/>
    <w:rsid w:val="00F02225"/>
    <w:rsid w:val="00F03EE4"/>
    <w:rsid w:val="00F1013B"/>
    <w:rsid w:val="00F1408D"/>
    <w:rsid w:val="00F15037"/>
    <w:rsid w:val="00F1741C"/>
    <w:rsid w:val="00F217A6"/>
    <w:rsid w:val="00F21963"/>
    <w:rsid w:val="00F2467A"/>
    <w:rsid w:val="00F265D3"/>
    <w:rsid w:val="00F27960"/>
    <w:rsid w:val="00F32995"/>
    <w:rsid w:val="00F3448F"/>
    <w:rsid w:val="00F3669D"/>
    <w:rsid w:val="00F37E57"/>
    <w:rsid w:val="00F450B0"/>
    <w:rsid w:val="00F45230"/>
    <w:rsid w:val="00F50A6E"/>
    <w:rsid w:val="00F50F40"/>
    <w:rsid w:val="00F51EB7"/>
    <w:rsid w:val="00F54297"/>
    <w:rsid w:val="00F54DF3"/>
    <w:rsid w:val="00F56C71"/>
    <w:rsid w:val="00F6009A"/>
    <w:rsid w:val="00F602A8"/>
    <w:rsid w:val="00F60AAD"/>
    <w:rsid w:val="00F61AD6"/>
    <w:rsid w:val="00F6210F"/>
    <w:rsid w:val="00F63EE5"/>
    <w:rsid w:val="00F66B7A"/>
    <w:rsid w:val="00F71326"/>
    <w:rsid w:val="00F727A7"/>
    <w:rsid w:val="00F72B35"/>
    <w:rsid w:val="00F72C0A"/>
    <w:rsid w:val="00F74458"/>
    <w:rsid w:val="00F77257"/>
    <w:rsid w:val="00F809BD"/>
    <w:rsid w:val="00F8166A"/>
    <w:rsid w:val="00F81ED4"/>
    <w:rsid w:val="00F86BA4"/>
    <w:rsid w:val="00F93709"/>
    <w:rsid w:val="00F93742"/>
    <w:rsid w:val="00F95DDB"/>
    <w:rsid w:val="00F9644D"/>
    <w:rsid w:val="00F97900"/>
    <w:rsid w:val="00FA0F02"/>
    <w:rsid w:val="00FA121B"/>
    <w:rsid w:val="00FA77AC"/>
    <w:rsid w:val="00FB0EC6"/>
    <w:rsid w:val="00FB1C47"/>
    <w:rsid w:val="00FB2A58"/>
    <w:rsid w:val="00FB3429"/>
    <w:rsid w:val="00FB3584"/>
    <w:rsid w:val="00FB383D"/>
    <w:rsid w:val="00FB489D"/>
    <w:rsid w:val="00FB60D5"/>
    <w:rsid w:val="00FB6135"/>
    <w:rsid w:val="00FC03FF"/>
    <w:rsid w:val="00FC0AFD"/>
    <w:rsid w:val="00FC1ECB"/>
    <w:rsid w:val="00FC4622"/>
    <w:rsid w:val="00FC6DC7"/>
    <w:rsid w:val="00FD0682"/>
    <w:rsid w:val="00FD2836"/>
    <w:rsid w:val="00FD3FA7"/>
    <w:rsid w:val="00FD4F7A"/>
    <w:rsid w:val="00FD6060"/>
    <w:rsid w:val="00FD628B"/>
    <w:rsid w:val="00FD69B8"/>
    <w:rsid w:val="00FD738C"/>
    <w:rsid w:val="00FE0432"/>
    <w:rsid w:val="00FE2654"/>
    <w:rsid w:val="00FE2D35"/>
    <w:rsid w:val="00FE3030"/>
    <w:rsid w:val="00FE46DC"/>
    <w:rsid w:val="00FE5E4E"/>
    <w:rsid w:val="00FF648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A9249"/>
  <w15:docId w15:val="{13651D0B-FD7B-4F22-B3F8-0E3999FE8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1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27343"/>
    <w:pPr>
      <w:pBdr>
        <w:bottom w:val="thinThickSmallGap" w:sz="12" w:space="1" w:color="0075A2" w:themeColor="accent2" w:themeShade="BF"/>
      </w:pBdr>
      <w:spacing w:before="400"/>
      <w:jc w:val="center"/>
      <w:outlineLvl w:val="0"/>
    </w:pPr>
    <w:rPr>
      <w:caps/>
      <w:color w:val="004E6C" w:themeColor="accent2" w:themeShade="80"/>
      <w:spacing w:val="20"/>
      <w:sz w:val="28"/>
      <w:szCs w:val="28"/>
    </w:rPr>
  </w:style>
  <w:style w:type="paragraph" w:styleId="Heading2">
    <w:name w:val="heading 2"/>
    <w:basedOn w:val="Normal"/>
    <w:next w:val="Normal"/>
    <w:link w:val="Heading2Char"/>
    <w:uiPriority w:val="9"/>
    <w:unhideWhenUsed/>
    <w:qFormat/>
    <w:rsid w:val="00627343"/>
    <w:pPr>
      <w:pBdr>
        <w:bottom w:val="single" w:sz="4" w:space="1" w:color="004D6C" w:themeColor="accent2" w:themeShade="7F"/>
      </w:pBdr>
      <w:spacing w:before="400"/>
      <w:jc w:val="center"/>
      <w:outlineLvl w:val="1"/>
    </w:pPr>
    <w:rPr>
      <w:caps/>
      <w:color w:val="004E6C" w:themeColor="accent2" w:themeShade="80"/>
      <w:spacing w:val="15"/>
    </w:rPr>
  </w:style>
  <w:style w:type="paragraph" w:styleId="Heading3">
    <w:name w:val="heading 3"/>
    <w:basedOn w:val="Normal"/>
    <w:next w:val="Normal"/>
    <w:link w:val="Heading3Char"/>
    <w:uiPriority w:val="9"/>
    <w:semiHidden/>
    <w:unhideWhenUsed/>
    <w:qFormat/>
    <w:rsid w:val="00627343"/>
    <w:pPr>
      <w:pBdr>
        <w:top w:val="dotted" w:sz="4" w:space="1" w:color="004D6C" w:themeColor="accent2" w:themeShade="7F"/>
        <w:bottom w:val="dotted" w:sz="4" w:space="1" w:color="004D6C" w:themeColor="accent2" w:themeShade="7F"/>
      </w:pBdr>
      <w:spacing w:before="300"/>
      <w:jc w:val="center"/>
      <w:outlineLvl w:val="2"/>
    </w:pPr>
    <w:rPr>
      <w:caps/>
      <w:color w:val="004D6C" w:themeColor="accent2" w:themeShade="7F"/>
    </w:rPr>
  </w:style>
  <w:style w:type="paragraph" w:styleId="Heading4">
    <w:name w:val="heading 4"/>
    <w:basedOn w:val="Normal"/>
    <w:next w:val="Normal"/>
    <w:link w:val="Heading4Char"/>
    <w:uiPriority w:val="9"/>
    <w:unhideWhenUsed/>
    <w:qFormat/>
    <w:rsid w:val="00627343"/>
    <w:pPr>
      <w:pBdr>
        <w:bottom w:val="dotted" w:sz="4" w:space="1" w:color="0075A2" w:themeColor="accent2" w:themeShade="BF"/>
      </w:pBdr>
      <w:spacing w:after="120"/>
      <w:jc w:val="center"/>
      <w:outlineLvl w:val="3"/>
    </w:pPr>
    <w:rPr>
      <w:caps/>
      <w:color w:val="004D6C" w:themeColor="accent2" w:themeShade="7F"/>
      <w:spacing w:val="10"/>
    </w:rPr>
  </w:style>
  <w:style w:type="paragraph" w:styleId="Heading5">
    <w:name w:val="heading 5"/>
    <w:basedOn w:val="Normal"/>
    <w:next w:val="Normal"/>
    <w:link w:val="Heading5Char"/>
    <w:uiPriority w:val="9"/>
    <w:unhideWhenUsed/>
    <w:qFormat/>
    <w:rsid w:val="00627343"/>
    <w:pPr>
      <w:spacing w:before="320" w:after="120"/>
      <w:jc w:val="center"/>
      <w:outlineLvl w:val="4"/>
    </w:pPr>
    <w:rPr>
      <w:caps/>
      <w:color w:val="004D6C" w:themeColor="accent2" w:themeShade="7F"/>
      <w:spacing w:val="10"/>
    </w:rPr>
  </w:style>
  <w:style w:type="paragraph" w:styleId="Heading6">
    <w:name w:val="heading 6"/>
    <w:basedOn w:val="Normal"/>
    <w:next w:val="Normal"/>
    <w:link w:val="Heading6Char"/>
    <w:uiPriority w:val="9"/>
    <w:semiHidden/>
    <w:unhideWhenUsed/>
    <w:qFormat/>
    <w:rsid w:val="00627343"/>
    <w:pPr>
      <w:spacing w:after="120"/>
      <w:jc w:val="center"/>
      <w:outlineLvl w:val="5"/>
    </w:pPr>
    <w:rPr>
      <w:caps/>
      <w:color w:val="0075A2" w:themeColor="accent2" w:themeShade="BF"/>
      <w:spacing w:val="10"/>
    </w:rPr>
  </w:style>
  <w:style w:type="paragraph" w:styleId="Heading7">
    <w:name w:val="heading 7"/>
    <w:basedOn w:val="Normal"/>
    <w:next w:val="Normal"/>
    <w:link w:val="Heading7Char"/>
    <w:uiPriority w:val="9"/>
    <w:semiHidden/>
    <w:unhideWhenUsed/>
    <w:qFormat/>
    <w:rsid w:val="00627343"/>
    <w:pPr>
      <w:spacing w:after="120"/>
      <w:jc w:val="center"/>
      <w:outlineLvl w:val="6"/>
    </w:pPr>
    <w:rPr>
      <w:i/>
      <w:iCs/>
      <w:caps/>
      <w:color w:val="0075A2" w:themeColor="accent2" w:themeShade="BF"/>
      <w:spacing w:val="10"/>
    </w:rPr>
  </w:style>
  <w:style w:type="paragraph" w:styleId="Heading8">
    <w:name w:val="heading 8"/>
    <w:basedOn w:val="Normal"/>
    <w:next w:val="Normal"/>
    <w:link w:val="Heading8Char"/>
    <w:uiPriority w:val="9"/>
    <w:semiHidden/>
    <w:unhideWhenUsed/>
    <w:qFormat/>
    <w:rsid w:val="0062734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627343"/>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27343"/>
    <w:pPr>
      <w:ind w:left="720"/>
      <w:contextualSpacing/>
    </w:pPr>
  </w:style>
  <w:style w:type="paragraph" w:styleId="BalloonText">
    <w:name w:val="Balloon Text"/>
    <w:basedOn w:val="Normal"/>
    <w:link w:val="BalloonTextChar"/>
    <w:uiPriority w:val="99"/>
    <w:semiHidden/>
    <w:unhideWhenUsed/>
    <w:rsid w:val="00F217A6"/>
    <w:rPr>
      <w:rFonts w:eastAsiaTheme="minorHAnsi"/>
      <w:sz w:val="18"/>
      <w:szCs w:val="18"/>
    </w:rPr>
  </w:style>
  <w:style w:type="character" w:customStyle="1" w:styleId="BalloonTextChar">
    <w:name w:val="Balloon Text Char"/>
    <w:basedOn w:val="DefaultParagraphFont"/>
    <w:link w:val="BalloonText"/>
    <w:uiPriority w:val="99"/>
    <w:semiHidden/>
    <w:rsid w:val="00F217A6"/>
    <w:rPr>
      <w:rFonts w:ascii="Times New Roman" w:hAnsi="Times New Roman" w:cs="Times New Roman"/>
      <w:sz w:val="18"/>
      <w:szCs w:val="18"/>
    </w:rPr>
  </w:style>
  <w:style w:type="paragraph" w:styleId="Header">
    <w:name w:val="header"/>
    <w:basedOn w:val="Normal"/>
    <w:link w:val="HeaderChar"/>
    <w:uiPriority w:val="99"/>
    <w:unhideWhenUsed/>
    <w:rsid w:val="00AB4EB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AB4EB3"/>
  </w:style>
  <w:style w:type="paragraph" w:styleId="Footer">
    <w:name w:val="footer"/>
    <w:basedOn w:val="Normal"/>
    <w:link w:val="FooterChar"/>
    <w:uiPriority w:val="99"/>
    <w:unhideWhenUsed/>
    <w:rsid w:val="00AB4EB3"/>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AB4EB3"/>
  </w:style>
  <w:style w:type="paragraph" w:styleId="NormalWeb">
    <w:name w:val="Normal (Web)"/>
    <w:basedOn w:val="Normal"/>
    <w:uiPriority w:val="99"/>
    <w:unhideWhenUsed/>
    <w:rsid w:val="00AB4EB3"/>
    <w:pPr>
      <w:spacing w:before="100" w:beforeAutospacing="1" w:after="100" w:afterAutospacing="1"/>
    </w:pPr>
  </w:style>
  <w:style w:type="character" w:styleId="CommentReference">
    <w:name w:val="annotation reference"/>
    <w:basedOn w:val="DefaultParagraphFont"/>
    <w:uiPriority w:val="99"/>
    <w:semiHidden/>
    <w:unhideWhenUsed/>
    <w:rsid w:val="0019634E"/>
    <w:rPr>
      <w:sz w:val="16"/>
      <w:szCs w:val="16"/>
    </w:rPr>
  </w:style>
  <w:style w:type="paragraph" w:styleId="CommentText">
    <w:name w:val="annotation text"/>
    <w:basedOn w:val="Normal"/>
    <w:link w:val="CommentTextChar"/>
    <w:uiPriority w:val="99"/>
    <w:unhideWhenUsed/>
    <w:rsid w:val="0019634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19634E"/>
    <w:rPr>
      <w:sz w:val="20"/>
      <w:szCs w:val="20"/>
    </w:rPr>
  </w:style>
  <w:style w:type="paragraph" w:styleId="CommentSubject">
    <w:name w:val="annotation subject"/>
    <w:basedOn w:val="CommentText"/>
    <w:next w:val="CommentText"/>
    <w:link w:val="CommentSubjectChar"/>
    <w:uiPriority w:val="99"/>
    <w:semiHidden/>
    <w:unhideWhenUsed/>
    <w:rsid w:val="0019634E"/>
    <w:rPr>
      <w:b/>
      <w:bCs/>
    </w:rPr>
  </w:style>
  <w:style w:type="character" w:customStyle="1" w:styleId="CommentSubjectChar">
    <w:name w:val="Comment Subject Char"/>
    <w:basedOn w:val="CommentTextChar"/>
    <w:link w:val="CommentSubject"/>
    <w:uiPriority w:val="99"/>
    <w:semiHidden/>
    <w:rsid w:val="0019634E"/>
    <w:rPr>
      <w:b/>
      <w:bCs/>
      <w:sz w:val="20"/>
      <w:szCs w:val="20"/>
    </w:rPr>
  </w:style>
  <w:style w:type="paragraph" w:styleId="Revision">
    <w:name w:val="Revision"/>
    <w:hidden/>
    <w:uiPriority w:val="99"/>
    <w:semiHidden/>
    <w:rsid w:val="00547700"/>
  </w:style>
  <w:style w:type="paragraph" w:styleId="Subtitle">
    <w:name w:val="Subtitle"/>
    <w:basedOn w:val="Normal"/>
    <w:next w:val="Normal"/>
    <w:link w:val="SubtitleChar"/>
    <w:uiPriority w:val="11"/>
    <w:qFormat/>
    <w:rsid w:val="00627343"/>
    <w:pPr>
      <w:spacing w:after="560"/>
      <w:jc w:val="center"/>
    </w:pPr>
    <w:rPr>
      <w:caps/>
      <w:spacing w:val="20"/>
      <w:sz w:val="18"/>
      <w:szCs w:val="18"/>
    </w:rPr>
  </w:style>
  <w:style w:type="character" w:customStyle="1" w:styleId="SubtitleChar">
    <w:name w:val="Subtitle Char"/>
    <w:basedOn w:val="DefaultParagraphFont"/>
    <w:link w:val="Subtitle"/>
    <w:uiPriority w:val="11"/>
    <w:rsid w:val="00627343"/>
    <w:rPr>
      <w:caps/>
      <w:spacing w:val="20"/>
      <w:sz w:val="18"/>
      <w:szCs w:val="18"/>
    </w:rPr>
  </w:style>
  <w:style w:type="character" w:customStyle="1" w:styleId="Heading4Char">
    <w:name w:val="Heading 4 Char"/>
    <w:basedOn w:val="DefaultParagraphFont"/>
    <w:link w:val="Heading4"/>
    <w:uiPriority w:val="9"/>
    <w:rsid w:val="00627343"/>
    <w:rPr>
      <w:caps/>
      <w:color w:val="004D6C" w:themeColor="accent2" w:themeShade="7F"/>
      <w:spacing w:val="10"/>
    </w:rPr>
  </w:style>
  <w:style w:type="character" w:customStyle="1" w:styleId="ListParagraphChar">
    <w:name w:val="List Paragraph Char"/>
    <w:basedOn w:val="DefaultParagraphFont"/>
    <w:link w:val="ListParagraph"/>
    <w:uiPriority w:val="34"/>
    <w:locked/>
    <w:rsid w:val="004239C2"/>
  </w:style>
  <w:style w:type="character" w:customStyle="1" w:styleId="Heading2Char">
    <w:name w:val="Heading 2 Char"/>
    <w:basedOn w:val="DefaultParagraphFont"/>
    <w:link w:val="Heading2"/>
    <w:uiPriority w:val="9"/>
    <w:rsid w:val="00627343"/>
    <w:rPr>
      <w:caps/>
      <w:color w:val="004E6C" w:themeColor="accent2" w:themeShade="80"/>
      <w:spacing w:val="15"/>
      <w:sz w:val="24"/>
      <w:szCs w:val="24"/>
    </w:rPr>
  </w:style>
  <w:style w:type="character" w:styleId="Hyperlink">
    <w:name w:val="Hyperlink"/>
    <w:basedOn w:val="DefaultParagraphFont"/>
    <w:uiPriority w:val="99"/>
    <w:unhideWhenUsed/>
    <w:rsid w:val="00C1353C"/>
    <w:rPr>
      <w:color w:val="0000FF"/>
      <w:u w:val="single"/>
    </w:rPr>
  </w:style>
  <w:style w:type="character" w:customStyle="1" w:styleId="apple-converted-space">
    <w:name w:val="apple-converted-space"/>
    <w:basedOn w:val="DefaultParagraphFont"/>
    <w:rsid w:val="00C1353C"/>
  </w:style>
  <w:style w:type="character" w:styleId="UnresolvedMention">
    <w:name w:val="Unresolved Mention"/>
    <w:basedOn w:val="DefaultParagraphFont"/>
    <w:uiPriority w:val="99"/>
    <w:semiHidden/>
    <w:unhideWhenUsed/>
    <w:rsid w:val="00F01FE2"/>
    <w:rPr>
      <w:color w:val="605E5C"/>
      <w:shd w:val="clear" w:color="auto" w:fill="E1DFDD"/>
    </w:rPr>
  </w:style>
  <w:style w:type="character" w:customStyle="1" w:styleId="Heading1Char">
    <w:name w:val="Heading 1 Char"/>
    <w:basedOn w:val="DefaultParagraphFont"/>
    <w:link w:val="Heading1"/>
    <w:uiPriority w:val="9"/>
    <w:rsid w:val="00627343"/>
    <w:rPr>
      <w:caps/>
      <w:color w:val="004E6C" w:themeColor="accent2" w:themeShade="80"/>
      <w:spacing w:val="20"/>
      <w:sz w:val="28"/>
      <w:szCs w:val="28"/>
    </w:rPr>
  </w:style>
  <w:style w:type="character" w:customStyle="1" w:styleId="Heading3Char">
    <w:name w:val="Heading 3 Char"/>
    <w:basedOn w:val="DefaultParagraphFont"/>
    <w:link w:val="Heading3"/>
    <w:uiPriority w:val="9"/>
    <w:semiHidden/>
    <w:rsid w:val="00627343"/>
    <w:rPr>
      <w:caps/>
      <w:color w:val="004D6C" w:themeColor="accent2" w:themeShade="7F"/>
      <w:sz w:val="24"/>
      <w:szCs w:val="24"/>
    </w:rPr>
  </w:style>
  <w:style w:type="character" w:customStyle="1" w:styleId="Heading5Char">
    <w:name w:val="Heading 5 Char"/>
    <w:basedOn w:val="DefaultParagraphFont"/>
    <w:link w:val="Heading5"/>
    <w:uiPriority w:val="9"/>
    <w:rsid w:val="00627343"/>
    <w:rPr>
      <w:caps/>
      <w:color w:val="004D6C" w:themeColor="accent2" w:themeShade="7F"/>
      <w:spacing w:val="10"/>
    </w:rPr>
  </w:style>
  <w:style w:type="character" w:customStyle="1" w:styleId="Heading6Char">
    <w:name w:val="Heading 6 Char"/>
    <w:basedOn w:val="DefaultParagraphFont"/>
    <w:link w:val="Heading6"/>
    <w:uiPriority w:val="9"/>
    <w:semiHidden/>
    <w:rsid w:val="00627343"/>
    <w:rPr>
      <w:caps/>
      <w:color w:val="0075A2" w:themeColor="accent2" w:themeShade="BF"/>
      <w:spacing w:val="10"/>
    </w:rPr>
  </w:style>
  <w:style w:type="character" w:customStyle="1" w:styleId="Heading7Char">
    <w:name w:val="Heading 7 Char"/>
    <w:basedOn w:val="DefaultParagraphFont"/>
    <w:link w:val="Heading7"/>
    <w:uiPriority w:val="9"/>
    <w:semiHidden/>
    <w:rsid w:val="00627343"/>
    <w:rPr>
      <w:i/>
      <w:iCs/>
      <w:caps/>
      <w:color w:val="0075A2" w:themeColor="accent2" w:themeShade="BF"/>
      <w:spacing w:val="10"/>
    </w:rPr>
  </w:style>
  <w:style w:type="character" w:customStyle="1" w:styleId="Heading8Char">
    <w:name w:val="Heading 8 Char"/>
    <w:basedOn w:val="DefaultParagraphFont"/>
    <w:link w:val="Heading8"/>
    <w:uiPriority w:val="9"/>
    <w:semiHidden/>
    <w:rsid w:val="00627343"/>
    <w:rPr>
      <w:caps/>
      <w:spacing w:val="10"/>
      <w:sz w:val="20"/>
      <w:szCs w:val="20"/>
    </w:rPr>
  </w:style>
  <w:style w:type="character" w:customStyle="1" w:styleId="Heading9Char">
    <w:name w:val="Heading 9 Char"/>
    <w:basedOn w:val="DefaultParagraphFont"/>
    <w:link w:val="Heading9"/>
    <w:uiPriority w:val="9"/>
    <w:semiHidden/>
    <w:rsid w:val="00627343"/>
    <w:rPr>
      <w:i/>
      <w:iCs/>
      <w:caps/>
      <w:spacing w:val="10"/>
      <w:sz w:val="20"/>
      <w:szCs w:val="20"/>
    </w:rPr>
  </w:style>
  <w:style w:type="paragraph" w:styleId="Caption">
    <w:name w:val="caption"/>
    <w:basedOn w:val="Normal"/>
    <w:next w:val="Normal"/>
    <w:uiPriority w:val="35"/>
    <w:unhideWhenUsed/>
    <w:qFormat/>
    <w:rsid w:val="00627343"/>
    <w:rPr>
      <w:caps/>
      <w:spacing w:val="10"/>
      <w:sz w:val="18"/>
      <w:szCs w:val="18"/>
    </w:rPr>
  </w:style>
  <w:style w:type="paragraph" w:styleId="Title">
    <w:name w:val="Title"/>
    <w:basedOn w:val="Normal"/>
    <w:next w:val="Normal"/>
    <w:link w:val="TitleChar"/>
    <w:uiPriority w:val="10"/>
    <w:qFormat/>
    <w:rsid w:val="00627343"/>
    <w:pPr>
      <w:pBdr>
        <w:top w:val="dotted" w:sz="2" w:space="1" w:color="004E6C" w:themeColor="accent2" w:themeShade="80"/>
        <w:bottom w:val="dotted" w:sz="2" w:space="6" w:color="004E6C" w:themeColor="accent2" w:themeShade="80"/>
      </w:pBdr>
      <w:spacing w:before="500" w:after="300"/>
      <w:jc w:val="center"/>
    </w:pPr>
    <w:rPr>
      <w:caps/>
      <w:color w:val="004E6C" w:themeColor="accent2" w:themeShade="80"/>
      <w:spacing w:val="50"/>
      <w:sz w:val="44"/>
      <w:szCs w:val="44"/>
    </w:rPr>
  </w:style>
  <w:style w:type="character" w:customStyle="1" w:styleId="TitleChar">
    <w:name w:val="Title Char"/>
    <w:basedOn w:val="DefaultParagraphFont"/>
    <w:link w:val="Title"/>
    <w:uiPriority w:val="10"/>
    <w:rsid w:val="00627343"/>
    <w:rPr>
      <w:caps/>
      <w:color w:val="004E6C" w:themeColor="accent2" w:themeShade="80"/>
      <w:spacing w:val="50"/>
      <w:sz w:val="44"/>
      <w:szCs w:val="44"/>
    </w:rPr>
  </w:style>
  <w:style w:type="character" w:styleId="Strong">
    <w:name w:val="Strong"/>
    <w:uiPriority w:val="22"/>
    <w:qFormat/>
    <w:rsid w:val="00627343"/>
    <w:rPr>
      <w:b/>
      <w:bCs/>
      <w:color w:val="0075A2" w:themeColor="accent2" w:themeShade="BF"/>
      <w:spacing w:val="5"/>
    </w:rPr>
  </w:style>
  <w:style w:type="character" w:styleId="Emphasis">
    <w:name w:val="Emphasis"/>
    <w:uiPriority w:val="20"/>
    <w:qFormat/>
    <w:rsid w:val="00627343"/>
    <w:rPr>
      <w:caps/>
      <w:spacing w:val="5"/>
      <w:sz w:val="20"/>
      <w:szCs w:val="20"/>
    </w:rPr>
  </w:style>
  <w:style w:type="paragraph" w:styleId="NoSpacing">
    <w:name w:val="No Spacing"/>
    <w:basedOn w:val="Normal"/>
    <w:link w:val="NoSpacingChar"/>
    <w:uiPriority w:val="1"/>
    <w:qFormat/>
    <w:rsid w:val="00627343"/>
  </w:style>
  <w:style w:type="paragraph" w:styleId="Quote">
    <w:name w:val="Quote"/>
    <w:basedOn w:val="Normal"/>
    <w:next w:val="Normal"/>
    <w:link w:val="QuoteChar"/>
    <w:uiPriority w:val="29"/>
    <w:qFormat/>
    <w:rsid w:val="00627343"/>
    <w:rPr>
      <w:i/>
      <w:iCs/>
    </w:rPr>
  </w:style>
  <w:style w:type="character" w:customStyle="1" w:styleId="QuoteChar">
    <w:name w:val="Quote Char"/>
    <w:basedOn w:val="DefaultParagraphFont"/>
    <w:link w:val="Quote"/>
    <w:uiPriority w:val="29"/>
    <w:rsid w:val="00627343"/>
    <w:rPr>
      <w:i/>
      <w:iCs/>
    </w:rPr>
  </w:style>
  <w:style w:type="paragraph" w:styleId="IntenseQuote">
    <w:name w:val="Intense Quote"/>
    <w:basedOn w:val="Normal"/>
    <w:next w:val="Normal"/>
    <w:link w:val="IntenseQuoteChar"/>
    <w:uiPriority w:val="30"/>
    <w:qFormat/>
    <w:rsid w:val="00627343"/>
    <w:pPr>
      <w:pBdr>
        <w:top w:val="dotted" w:sz="2" w:space="10" w:color="004E6C" w:themeColor="accent2" w:themeShade="80"/>
        <w:bottom w:val="dotted" w:sz="2" w:space="4" w:color="004E6C" w:themeColor="accent2" w:themeShade="80"/>
      </w:pBdr>
      <w:spacing w:before="160" w:line="300" w:lineRule="auto"/>
      <w:ind w:left="1440" w:right="1440"/>
    </w:pPr>
    <w:rPr>
      <w:caps/>
      <w:color w:val="004D6C" w:themeColor="accent2" w:themeShade="7F"/>
      <w:spacing w:val="5"/>
      <w:sz w:val="20"/>
      <w:szCs w:val="20"/>
    </w:rPr>
  </w:style>
  <w:style w:type="character" w:customStyle="1" w:styleId="IntenseQuoteChar">
    <w:name w:val="Intense Quote Char"/>
    <w:basedOn w:val="DefaultParagraphFont"/>
    <w:link w:val="IntenseQuote"/>
    <w:uiPriority w:val="30"/>
    <w:rsid w:val="00627343"/>
    <w:rPr>
      <w:caps/>
      <w:color w:val="004D6C" w:themeColor="accent2" w:themeShade="7F"/>
      <w:spacing w:val="5"/>
      <w:sz w:val="20"/>
      <w:szCs w:val="20"/>
    </w:rPr>
  </w:style>
  <w:style w:type="character" w:styleId="SubtleEmphasis">
    <w:name w:val="Subtle Emphasis"/>
    <w:uiPriority w:val="19"/>
    <w:qFormat/>
    <w:rsid w:val="00627343"/>
    <w:rPr>
      <w:i/>
      <w:iCs/>
    </w:rPr>
  </w:style>
  <w:style w:type="character" w:styleId="IntenseEmphasis">
    <w:name w:val="Intense Emphasis"/>
    <w:uiPriority w:val="21"/>
    <w:qFormat/>
    <w:rsid w:val="00627343"/>
    <w:rPr>
      <w:i/>
      <w:iCs/>
      <w:caps/>
      <w:spacing w:val="10"/>
      <w:sz w:val="20"/>
      <w:szCs w:val="20"/>
    </w:rPr>
  </w:style>
  <w:style w:type="character" w:styleId="SubtleReference">
    <w:name w:val="Subtle Reference"/>
    <w:basedOn w:val="DefaultParagraphFont"/>
    <w:uiPriority w:val="31"/>
    <w:qFormat/>
    <w:rsid w:val="00627343"/>
    <w:rPr>
      <w:rFonts w:asciiTheme="minorHAnsi" w:eastAsiaTheme="minorEastAsia" w:hAnsiTheme="minorHAnsi" w:cstheme="minorBidi"/>
      <w:i/>
      <w:iCs/>
      <w:color w:val="004D6C" w:themeColor="accent2" w:themeShade="7F"/>
    </w:rPr>
  </w:style>
  <w:style w:type="character" w:styleId="IntenseReference">
    <w:name w:val="Intense Reference"/>
    <w:uiPriority w:val="32"/>
    <w:qFormat/>
    <w:rsid w:val="00627343"/>
    <w:rPr>
      <w:rFonts w:asciiTheme="minorHAnsi" w:eastAsiaTheme="minorEastAsia" w:hAnsiTheme="minorHAnsi" w:cstheme="minorBidi"/>
      <w:b/>
      <w:bCs/>
      <w:i/>
      <w:iCs/>
      <w:color w:val="004D6C" w:themeColor="accent2" w:themeShade="7F"/>
    </w:rPr>
  </w:style>
  <w:style w:type="character" w:styleId="BookTitle">
    <w:name w:val="Book Title"/>
    <w:uiPriority w:val="33"/>
    <w:qFormat/>
    <w:rsid w:val="00627343"/>
    <w:rPr>
      <w:caps/>
      <w:color w:val="004D6C" w:themeColor="accent2" w:themeShade="7F"/>
      <w:spacing w:val="5"/>
      <w:u w:color="004D6C" w:themeColor="accent2" w:themeShade="7F"/>
    </w:rPr>
  </w:style>
  <w:style w:type="paragraph" w:styleId="TOCHeading">
    <w:name w:val="TOC Heading"/>
    <w:basedOn w:val="Heading1"/>
    <w:next w:val="Normal"/>
    <w:uiPriority w:val="39"/>
    <w:unhideWhenUsed/>
    <w:qFormat/>
    <w:rsid w:val="00627343"/>
    <w:pPr>
      <w:outlineLvl w:val="9"/>
    </w:pPr>
  </w:style>
  <w:style w:type="paragraph" w:customStyle="1" w:styleId="PersonalName">
    <w:name w:val="Personal Name"/>
    <w:basedOn w:val="Title"/>
    <w:rsid w:val="00627343"/>
    <w:rPr>
      <w:b/>
      <w:caps w:val="0"/>
      <w:color w:val="000000"/>
      <w:sz w:val="28"/>
      <w:szCs w:val="28"/>
    </w:rPr>
  </w:style>
  <w:style w:type="character" w:customStyle="1" w:styleId="NoSpacingChar">
    <w:name w:val="No Spacing Char"/>
    <w:basedOn w:val="DefaultParagraphFont"/>
    <w:link w:val="NoSpacing"/>
    <w:uiPriority w:val="1"/>
    <w:rsid w:val="00627343"/>
  </w:style>
  <w:style w:type="character" w:styleId="PageNumber">
    <w:name w:val="page number"/>
    <w:basedOn w:val="DefaultParagraphFont"/>
    <w:uiPriority w:val="99"/>
    <w:semiHidden/>
    <w:unhideWhenUsed/>
    <w:rsid w:val="00B61E59"/>
  </w:style>
  <w:style w:type="paragraph" w:styleId="TOC2">
    <w:name w:val="toc 2"/>
    <w:basedOn w:val="Normal"/>
    <w:next w:val="Normal"/>
    <w:autoRedefine/>
    <w:uiPriority w:val="39"/>
    <w:unhideWhenUsed/>
    <w:rsid w:val="002C4D9B"/>
    <w:pPr>
      <w:ind w:left="240"/>
    </w:pPr>
    <w:rPr>
      <w:rFonts w:asciiTheme="minorHAnsi" w:hAnsiTheme="minorHAnsi" w:cstheme="minorHAnsi"/>
      <w:smallCaps/>
      <w:sz w:val="20"/>
      <w:szCs w:val="20"/>
    </w:rPr>
  </w:style>
  <w:style w:type="paragraph" w:styleId="TOC1">
    <w:name w:val="toc 1"/>
    <w:basedOn w:val="Normal"/>
    <w:next w:val="Normal"/>
    <w:autoRedefine/>
    <w:uiPriority w:val="39"/>
    <w:unhideWhenUsed/>
    <w:rsid w:val="00081CEF"/>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081CEF"/>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081CEF"/>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081CEF"/>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081CEF"/>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081CEF"/>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081CEF"/>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081CEF"/>
    <w:pPr>
      <w:ind w:left="1920"/>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416D6F"/>
    <w:rPr>
      <w:color w:val="85DFD0" w:themeColor="followedHyperlink"/>
      <w:u w:val="single"/>
    </w:rPr>
  </w:style>
  <w:style w:type="paragraph" w:customStyle="1" w:styleId="a">
    <w:name w:val="פרויקט גמר תת כותרת"/>
    <w:basedOn w:val="Heading9"/>
    <w:qFormat/>
    <w:rsid w:val="007C75AC"/>
    <w:pPr>
      <w:numPr>
        <w:ilvl w:val="1"/>
        <w:numId w:val="1"/>
      </w:numPr>
      <w:bidi/>
      <w:ind w:left="798" w:hanging="515"/>
      <w:jc w:val="left"/>
    </w:pPr>
    <w:rPr>
      <w:rFonts w:ascii="David" w:hAnsi="David"/>
      <w:i w:val="0"/>
      <w:color w:val="0F6FC6" w:themeColor="accent1"/>
      <w:sz w:val="24"/>
    </w:rPr>
  </w:style>
  <w:style w:type="paragraph" w:styleId="TableofFigures">
    <w:name w:val="table of figures"/>
    <w:basedOn w:val="Normal"/>
    <w:next w:val="Normal"/>
    <w:uiPriority w:val="99"/>
    <w:unhideWhenUsed/>
    <w:rsid w:val="009A39A4"/>
    <w:pPr>
      <w:ind w:left="480" w:hanging="480"/>
    </w:pPr>
    <w:rPr>
      <w:rFonts w:asciiTheme="minorHAnsi" w:hAnsiTheme="minorHAnsi" w:cstheme="minorHAnsi"/>
      <w:smallCaps/>
      <w:sz w:val="20"/>
      <w:szCs w:val="20"/>
    </w:rPr>
  </w:style>
  <w:style w:type="table" w:styleId="TableGrid">
    <w:name w:val="Table Grid"/>
    <w:basedOn w:val="TableNormal"/>
    <w:uiPriority w:val="39"/>
    <w:rsid w:val="009D0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C4FE9"/>
    <w:rPr>
      <w:sz w:val="20"/>
      <w:szCs w:val="20"/>
    </w:rPr>
  </w:style>
  <w:style w:type="character" w:customStyle="1" w:styleId="FootnoteTextChar">
    <w:name w:val="Footnote Text Char"/>
    <w:basedOn w:val="DefaultParagraphFont"/>
    <w:link w:val="FootnoteText"/>
    <w:uiPriority w:val="99"/>
    <w:semiHidden/>
    <w:rsid w:val="00BC4FE9"/>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C4FE9"/>
    <w:rPr>
      <w:vertAlign w:val="superscript"/>
    </w:rPr>
  </w:style>
  <w:style w:type="paragraph" w:styleId="TableofAuthorities">
    <w:name w:val="table of authorities"/>
    <w:basedOn w:val="Normal"/>
    <w:next w:val="Normal"/>
    <w:uiPriority w:val="99"/>
    <w:unhideWhenUsed/>
    <w:rsid w:val="00726CF1"/>
    <w:pPr>
      <w:ind w:left="240" w:hanging="240"/>
    </w:pPr>
    <w:rPr>
      <w:rFonts w:asciiTheme="minorHAnsi" w:hAnsiTheme="minorHAnsi" w:cstheme="minorHAnsi"/>
      <w:sz w:val="20"/>
      <w:szCs w:val="20"/>
    </w:rPr>
  </w:style>
  <w:style w:type="paragraph" w:styleId="TOAHeading">
    <w:name w:val="toa heading"/>
    <w:basedOn w:val="Normal"/>
    <w:next w:val="Normal"/>
    <w:uiPriority w:val="99"/>
    <w:unhideWhenUsed/>
    <w:rsid w:val="00726CF1"/>
    <w:pPr>
      <w:spacing w:before="240" w:after="120"/>
    </w:pPr>
    <w:rPr>
      <w:rFonts w:asciiTheme="minorHAnsi" w:hAnsiTheme="minorHAnsi" w:cstheme="minorHAnsi"/>
      <w:b/>
      <w:bCs/>
      <w:caps/>
      <w:sz w:val="20"/>
      <w:szCs w:val="20"/>
    </w:rPr>
  </w:style>
  <w:style w:type="character" w:styleId="HTMLCode">
    <w:name w:val="HTML Code"/>
    <w:basedOn w:val="DefaultParagraphFont"/>
    <w:uiPriority w:val="99"/>
    <w:semiHidden/>
    <w:unhideWhenUsed/>
    <w:rsid w:val="002736B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61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L"/>
    </w:rPr>
  </w:style>
  <w:style w:type="character" w:customStyle="1" w:styleId="HTMLPreformattedChar">
    <w:name w:val="HTML Preformatted Char"/>
    <w:basedOn w:val="DefaultParagraphFont"/>
    <w:link w:val="HTMLPreformatted"/>
    <w:uiPriority w:val="99"/>
    <w:rsid w:val="00861C90"/>
    <w:rPr>
      <w:rFonts w:ascii="Courier New" w:eastAsia="Times New Roman" w:hAnsi="Courier New" w:cs="Courier New"/>
      <w:sz w:val="20"/>
      <w:szCs w:val="20"/>
      <w:lang w:val="en-IL"/>
    </w:rPr>
  </w:style>
  <w:style w:type="character" w:customStyle="1" w:styleId="selectable-text">
    <w:name w:val="selectable-text"/>
    <w:basedOn w:val="DefaultParagraphFont"/>
    <w:rsid w:val="00817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8519">
      <w:bodyDiv w:val="1"/>
      <w:marLeft w:val="0"/>
      <w:marRight w:val="0"/>
      <w:marTop w:val="0"/>
      <w:marBottom w:val="0"/>
      <w:divBdr>
        <w:top w:val="none" w:sz="0" w:space="0" w:color="auto"/>
        <w:left w:val="none" w:sz="0" w:space="0" w:color="auto"/>
        <w:bottom w:val="none" w:sz="0" w:space="0" w:color="auto"/>
        <w:right w:val="none" w:sz="0" w:space="0" w:color="auto"/>
      </w:divBdr>
    </w:div>
    <w:div w:id="16851640">
      <w:bodyDiv w:val="1"/>
      <w:marLeft w:val="0"/>
      <w:marRight w:val="0"/>
      <w:marTop w:val="0"/>
      <w:marBottom w:val="0"/>
      <w:divBdr>
        <w:top w:val="none" w:sz="0" w:space="0" w:color="auto"/>
        <w:left w:val="none" w:sz="0" w:space="0" w:color="auto"/>
        <w:bottom w:val="none" w:sz="0" w:space="0" w:color="auto"/>
        <w:right w:val="none" w:sz="0" w:space="0" w:color="auto"/>
      </w:divBdr>
      <w:divsChild>
        <w:div w:id="1412433060">
          <w:marLeft w:val="0"/>
          <w:marRight w:val="0"/>
          <w:marTop w:val="0"/>
          <w:marBottom w:val="0"/>
          <w:divBdr>
            <w:top w:val="none" w:sz="0" w:space="0" w:color="auto"/>
            <w:left w:val="none" w:sz="0" w:space="0" w:color="auto"/>
            <w:bottom w:val="none" w:sz="0" w:space="0" w:color="auto"/>
            <w:right w:val="none" w:sz="0" w:space="0" w:color="auto"/>
          </w:divBdr>
          <w:divsChild>
            <w:div w:id="1610698916">
              <w:marLeft w:val="0"/>
              <w:marRight w:val="0"/>
              <w:marTop w:val="0"/>
              <w:marBottom w:val="0"/>
              <w:divBdr>
                <w:top w:val="none" w:sz="0" w:space="0" w:color="auto"/>
                <w:left w:val="none" w:sz="0" w:space="0" w:color="auto"/>
                <w:bottom w:val="none" w:sz="0" w:space="0" w:color="auto"/>
                <w:right w:val="none" w:sz="0" w:space="0" w:color="auto"/>
              </w:divBdr>
              <w:divsChild>
                <w:div w:id="2078436178">
                  <w:marLeft w:val="0"/>
                  <w:marRight w:val="0"/>
                  <w:marTop w:val="0"/>
                  <w:marBottom w:val="0"/>
                  <w:divBdr>
                    <w:top w:val="none" w:sz="0" w:space="0" w:color="auto"/>
                    <w:left w:val="none" w:sz="0" w:space="0" w:color="auto"/>
                    <w:bottom w:val="none" w:sz="0" w:space="0" w:color="auto"/>
                    <w:right w:val="none" w:sz="0" w:space="0" w:color="auto"/>
                  </w:divBdr>
                  <w:divsChild>
                    <w:div w:id="88506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78611">
      <w:bodyDiv w:val="1"/>
      <w:marLeft w:val="0"/>
      <w:marRight w:val="0"/>
      <w:marTop w:val="0"/>
      <w:marBottom w:val="0"/>
      <w:divBdr>
        <w:top w:val="none" w:sz="0" w:space="0" w:color="auto"/>
        <w:left w:val="none" w:sz="0" w:space="0" w:color="auto"/>
        <w:bottom w:val="none" w:sz="0" w:space="0" w:color="auto"/>
        <w:right w:val="none" w:sz="0" w:space="0" w:color="auto"/>
      </w:divBdr>
    </w:div>
    <w:div w:id="47269468">
      <w:bodyDiv w:val="1"/>
      <w:marLeft w:val="0"/>
      <w:marRight w:val="0"/>
      <w:marTop w:val="0"/>
      <w:marBottom w:val="0"/>
      <w:divBdr>
        <w:top w:val="none" w:sz="0" w:space="0" w:color="auto"/>
        <w:left w:val="none" w:sz="0" w:space="0" w:color="auto"/>
        <w:bottom w:val="none" w:sz="0" w:space="0" w:color="auto"/>
        <w:right w:val="none" w:sz="0" w:space="0" w:color="auto"/>
      </w:divBdr>
      <w:divsChild>
        <w:div w:id="992028651">
          <w:marLeft w:val="0"/>
          <w:marRight w:val="0"/>
          <w:marTop w:val="0"/>
          <w:marBottom w:val="0"/>
          <w:divBdr>
            <w:top w:val="none" w:sz="0" w:space="0" w:color="auto"/>
            <w:left w:val="none" w:sz="0" w:space="0" w:color="auto"/>
            <w:bottom w:val="none" w:sz="0" w:space="0" w:color="auto"/>
            <w:right w:val="none" w:sz="0" w:space="0" w:color="auto"/>
          </w:divBdr>
        </w:div>
        <w:div w:id="49229781">
          <w:marLeft w:val="0"/>
          <w:marRight w:val="0"/>
          <w:marTop w:val="0"/>
          <w:marBottom w:val="0"/>
          <w:divBdr>
            <w:top w:val="none" w:sz="0" w:space="0" w:color="auto"/>
            <w:left w:val="none" w:sz="0" w:space="0" w:color="auto"/>
            <w:bottom w:val="none" w:sz="0" w:space="0" w:color="auto"/>
            <w:right w:val="none" w:sz="0" w:space="0" w:color="auto"/>
          </w:divBdr>
        </w:div>
      </w:divsChild>
    </w:div>
    <w:div w:id="78597222">
      <w:bodyDiv w:val="1"/>
      <w:marLeft w:val="0"/>
      <w:marRight w:val="0"/>
      <w:marTop w:val="0"/>
      <w:marBottom w:val="0"/>
      <w:divBdr>
        <w:top w:val="none" w:sz="0" w:space="0" w:color="auto"/>
        <w:left w:val="none" w:sz="0" w:space="0" w:color="auto"/>
        <w:bottom w:val="none" w:sz="0" w:space="0" w:color="auto"/>
        <w:right w:val="none" w:sz="0" w:space="0" w:color="auto"/>
      </w:divBdr>
    </w:div>
    <w:div w:id="106779579">
      <w:bodyDiv w:val="1"/>
      <w:marLeft w:val="0"/>
      <w:marRight w:val="0"/>
      <w:marTop w:val="0"/>
      <w:marBottom w:val="0"/>
      <w:divBdr>
        <w:top w:val="none" w:sz="0" w:space="0" w:color="auto"/>
        <w:left w:val="none" w:sz="0" w:space="0" w:color="auto"/>
        <w:bottom w:val="none" w:sz="0" w:space="0" w:color="auto"/>
        <w:right w:val="none" w:sz="0" w:space="0" w:color="auto"/>
      </w:divBdr>
    </w:div>
    <w:div w:id="149252572">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1485389834">
              <w:marLeft w:val="0"/>
              <w:marRight w:val="0"/>
              <w:marTop w:val="0"/>
              <w:marBottom w:val="0"/>
              <w:divBdr>
                <w:top w:val="none" w:sz="0" w:space="0" w:color="auto"/>
                <w:left w:val="none" w:sz="0" w:space="0" w:color="auto"/>
                <w:bottom w:val="none" w:sz="0" w:space="0" w:color="auto"/>
                <w:right w:val="none" w:sz="0" w:space="0" w:color="auto"/>
              </w:divBdr>
              <w:divsChild>
                <w:div w:id="9978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20004">
      <w:bodyDiv w:val="1"/>
      <w:marLeft w:val="0"/>
      <w:marRight w:val="0"/>
      <w:marTop w:val="0"/>
      <w:marBottom w:val="0"/>
      <w:divBdr>
        <w:top w:val="none" w:sz="0" w:space="0" w:color="auto"/>
        <w:left w:val="none" w:sz="0" w:space="0" w:color="auto"/>
        <w:bottom w:val="none" w:sz="0" w:space="0" w:color="auto"/>
        <w:right w:val="none" w:sz="0" w:space="0" w:color="auto"/>
      </w:divBdr>
    </w:div>
    <w:div w:id="181629572">
      <w:bodyDiv w:val="1"/>
      <w:marLeft w:val="0"/>
      <w:marRight w:val="0"/>
      <w:marTop w:val="0"/>
      <w:marBottom w:val="0"/>
      <w:divBdr>
        <w:top w:val="none" w:sz="0" w:space="0" w:color="auto"/>
        <w:left w:val="none" w:sz="0" w:space="0" w:color="auto"/>
        <w:bottom w:val="none" w:sz="0" w:space="0" w:color="auto"/>
        <w:right w:val="none" w:sz="0" w:space="0" w:color="auto"/>
      </w:divBdr>
      <w:divsChild>
        <w:div w:id="220294652">
          <w:marLeft w:val="0"/>
          <w:marRight w:val="0"/>
          <w:marTop w:val="0"/>
          <w:marBottom w:val="0"/>
          <w:divBdr>
            <w:top w:val="none" w:sz="0" w:space="0" w:color="auto"/>
            <w:left w:val="none" w:sz="0" w:space="0" w:color="auto"/>
            <w:bottom w:val="none" w:sz="0" w:space="0" w:color="auto"/>
            <w:right w:val="none" w:sz="0" w:space="0" w:color="auto"/>
          </w:divBdr>
          <w:divsChild>
            <w:div w:id="164323342">
              <w:marLeft w:val="0"/>
              <w:marRight w:val="0"/>
              <w:marTop w:val="0"/>
              <w:marBottom w:val="0"/>
              <w:divBdr>
                <w:top w:val="none" w:sz="0" w:space="0" w:color="auto"/>
                <w:left w:val="none" w:sz="0" w:space="0" w:color="auto"/>
                <w:bottom w:val="none" w:sz="0" w:space="0" w:color="auto"/>
                <w:right w:val="none" w:sz="0" w:space="0" w:color="auto"/>
              </w:divBdr>
              <w:divsChild>
                <w:div w:id="1622951250">
                  <w:marLeft w:val="0"/>
                  <w:marRight w:val="0"/>
                  <w:marTop w:val="0"/>
                  <w:marBottom w:val="0"/>
                  <w:divBdr>
                    <w:top w:val="none" w:sz="0" w:space="0" w:color="auto"/>
                    <w:left w:val="none" w:sz="0" w:space="0" w:color="auto"/>
                    <w:bottom w:val="none" w:sz="0" w:space="0" w:color="auto"/>
                    <w:right w:val="none" w:sz="0" w:space="0" w:color="auto"/>
                  </w:divBdr>
                  <w:divsChild>
                    <w:div w:id="4982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639672">
      <w:bodyDiv w:val="1"/>
      <w:marLeft w:val="0"/>
      <w:marRight w:val="0"/>
      <w:marTop w:val="0"/>
      <w:marBottom w:val="0"/>
      <w:divBdr>
        <w:top w:val="none" w:sz="0" w:space="0" w:color="auto"/>
        <w:left w:val="none" w:sz="0" w:space="0" w:color="auto"/>
        <w:bottom w:val="none" w:sz="0" w:space="0" w:color="auto"/>
        <w:right w:val="none" w:sz="0" w:space="0" w:color="auto"/>
      </w:divBdr>
    </w:div>
    <w:div w:id="224881932">
      <w:bodyDiv w:val="1"/>
      <w:marLeft w:val="0"/>
      <w:marRight w:val="0"/>
      <w:marTop w:val="0"/>
      <w:marBottom w:val="0"/>
      <w:divBdr>
        <w:top w:val="none" w:sz="0" w:space="0" w:color="auto"/>
        <w:left w:val="none" w:sz="0" w:space="0" w:color="auto"/>
        <w:bottom w:val="none" w:sz="0" w:space="0" w:color="auto"/>
        <w:right w:val="none" w:sz="0" w:space="0" w:color="auto"/>
      </w:divBdr>
      <w:divsChild>
        <w:div w:id="1104182004">
          <w:marLeft w:val="0"/>
          <w:marRight w:val="0"/>
          <w:marTop w:val="0"/>
          <w:marBottom w:val="0"/>
          <w:divBdr>
            <w:top w:val="none" w:sz="0" w:space="0" w:color="auto"/>
            <w:left w:val="none" w:sz="0" w:space="0" w:color="auto"/>
            <w:bottom w:val="none" w:sz="0" w:space="0" w:color="auto"/>
            <w:right w:val="none" w:sz="0" w:space="0" w:color="auto"/>
          </w:divBdr>
          <w:divsChild>
            <w:div w:id="1233466563">
              <w:marLeft w:val="0"/>
              <w:marRight w:val="0"/>
              <w:marTop w:val="0"/>
              <w:marBottom w:val="0"/>
              <w:divBdr>
                <w:top w:val="none" w:sz="0" w:space="0" w:color="auto"/>
                <w:left w:val="none" w:sz="0" w:space="0" w:color="auto"/>
                <w:bottom w:val="none" w:sz="0" w:space="0" w:color="auto"/>
                <w:right w:val="none" w:sz="0" w:space="0" w:color="auto"/>
              </w:divBdr>
              <w:divsChild>
                <w:div w:id="889683678">
                  <w:marLeft w:val="0"/>
                  <w:marRight w:val="0"/>
                  <w:marTop w:val="0"/>
                  <w:marBottom w:val="0"/>
                  <w:divBdr>
                    <w:top w:val="none" w:sz="0" w:space="0" w:color="auto"/>
                    <w:left w:val="none" w:sz="0" w:space="0" w:color="auto"/>
                    <w:bottom w:val="none" w:sz="0" w:space="0" w:color="auto"/>
                    <w:right w:val="none" w:sz="0" w:space="0" w:color="auto"/>
                  </w:divBdr>
                  <w:divsChild>
                    <w:div w:id="34741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599901">
      <w:bodyDiv w:val="1"/>
      <w:marLeft w:val="0"/>
      <w:marRight w:val="0"/>
      <w:marTop w:val="0"/>
      <w:marBottom w:val="0"/>
      <w:divBdr>
        <w:top w:val="none" w:sz="0" w:space="0" w:color="auto"/>
        <w:left w:val="none" w:sz="0" w:space="0" w:color="auto"/>
        <w:bottom w:val="none" w:sz="0" w:space="0" w:color="auto"/>
        <w:right w:val="none" w:sz="0" w:space="0" w:color="auto"/>
      </w:divBdr>
    </w:div>
    <w:div w:id="280773164">
      <w:bodyDiv w:val="1"/>
      <w:marLeft w:val="0"/>
      <w:marRight w:val="0"/>
      <w:marTop w:val="0"/>
      <w:marBottom w:val="0"/>
      <w:divBdr>
        <w:top w:val="none" w:sz="0" w:space="0" w:color="auto"/>
        <w:left w:val="none" w:sz="0" w:space="0" w:color="auto"/>
        <w:bottom w:val="none" w:sz="0" w:space="0" w:color="auto"/>
        <w:right w:val="none" w:sz="0" w:space="0" w:color="auto"/>
      </w:divBdr>
      <w:divsChild>
        <w:div w:id="532688833">
          <w:marLeft w:val="0"/>
          <w:marRight w:val="0"/>
          <w:marTop w:val="0"/>
          <w:marBottom w:val="0"/>
          <w:divBdr>
            <w:top w:val="none" w:sz="0" w:space="0" w:color="auto"/>
            <w:left w:val="none" w:sz="0" w:space="0" w:color="auto"/>
            <w:bottom w:val="none" w:sz="0" w:space="0" w:color="auto"/>
            <w:right w:val="none" w:sz="0" w:space="0" w:color="auto"/>
          </w:divBdr>
          <w:divsChild>
            <w:div w:id="2092117206">
              <w:marLeft w:val="0"/>
              <w:marRight w:val="0"/>
              <w:marTop w:val="0"/>
              <w:marBottom w:val="0"/>
              <w:divBdr>
                <w:top w:val="none" w:sz="0" w:space="0" w:color="auto"/>
                <w:left w:val="none" w:sz="0" w:space="0" w:color="auto"/>
                <w:bottom w:val="none" w:sz="0" w:space="0" w:color="auto"/>
                <w:right w:val="none" w:sz="0" w:space="0" w:color="auto"/>
              </w:divBdr>
              <w:divsChild>
                <w:div w:id="829446594">
                  <w:marLeft w:val="0"/>
                  <w:marRight w:val="0"/>
                  <w:marTop w:val="0"/>
                  <w:marBottom w:val="0"/>
                  <w:divBdr>
                    <w:top w:val="none" w:sz="0" w:space="0" w:color="auto"/>
                    <w:left w:val="none" w:sz="0" w:space="0" w:color="auto"/>
                    <w:bottom w:val="none" w:sz="0" w:space="0" w:color="auto"/>
                    <w:right w:val="none" w:sz="0" w:space="0" w:color="auto"/>
                  </w:divBdr>
                  <w:divsChild>
                    <w:div w:id="19299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963376">
      <w:bodyDiv w:val="1"/>
      <w:marLeft w:val="0"/>
      <w:marRight w:val="0"/>
      <w:marTop w:val="0"/>
      <w:marBottom w:val="0"/>
      <w:divBdr>
        <w:top w:val="none" w:sz="0" w:space="0" w:color="auto"/>
        <w:left w:val="none" w:sz="0" w:space="0" w:color="auto"/>
        <w:bottom w:val="none" w:sz="0" w:space="0" w:color="auto"/>
        <w:right w:val="none" w:sz="0" w:space="0" w:color="auto"/>
      </w:divBdr>
    </w:div>
    <w:div w:id="289017980">
      <w:bodyDiv w:val="1"/>
      <w:marLeft w:val="0"/>
      <w:marRight w:val="0"/>
      <w:marTop w:val="0"/>
      <w:marBottom w:val="0"/>
      <w:divBdr>
        <w:top w:val="none" w:sz="0" w:space="0" w:color="auto"/>
        <w:left w:val="none" w:sz="0" w:space="0" w:color="auto"/>
        <w:bottom w:val="none" w:sz="0" w:space="0" w:color="auto"/>
        <w:right w:val="none" w:sz="0" w:space="0" w:color="auto"/>
      </w:divBdr>
      <w:divsChild>
        <w:div w:id="510144092">
          <w:marLeft w:val="0"/>
          <w:marRight w:val="0"/>
          <w:marTop w:val="0"/>
          <w:marBottom w:val="0"/>
          <w:divBdr>
            <w:top w:val="none" w:sz="0" w:space="0" w:color="auto"/>
            <w:left w:val="none" w:sz="0" w:space="0" w:color="auto"/>
            <w:bottom w:val="none" w:sz="0" w:space="0" w:color="auto"/>
            <w:right w:val="none" w:sz="0" w:space="0" w:color="auto"/>
          </w:divBdr>
          <w:divsChild>
            <w:div w:id="590772460">
              <w:marLeft w:val="0"/>
              <w:marRight w:val="0"/>
              <w:marTop w:val="0"/>
              <w:marBottom w:val="0"/>
              <w:divBdr>
                <w:top w:val="none" w:sz="0" w:space="0" w:color="auto"/>
                <w:left w:val="none" w:sz="0" w:space="0" w:color="auto"/>
                <w:bottom w:val="none" w:sz="0" w:space="0" w:color="auto"/>
                <w:right w:val="none" w:sz="0" w:space="0" w:color="auto"/>
              </w:divBdr>
              <w:divsChild>
                <w:div w:id="1360080963">
                  <w:marLeft w:val="0"/>
                  <w:marRight w:val="0"/>
                  <w:marTop w:val="0"/>
                  <w:marBottom w:val="0"/>
                  <w:divBdr>
                    <w:top w:val="none" w:sz="0" w:space="0" w:color="auto"/>
                    <w:left w:val="none" w:sz="0" w:space="0" w:color="auto"/>
                    <w:bottom w:val="none" w:sz="0" w:space="0" w:color="auto"/>
                    <w:right w:val="none" w:sz="0" w:space="0" w:color="auto"/>
                  </w:divBdr>
                  <w:divsChild>
                    <w:div w:id="1625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9227">
      <w:bodyDiv w:val="1"/>
      <w:marLeft w:val="0"/>
      <w:marRight w:val="0"/>
      <w:marTop w:val="0"/>
      <w:marBottom w:val="0"/>
      <w:divBdr>
        <w:top w:val="none" w:sz="0" w:space="0" w:color="auto"/>
        <w:left w:val="none" w:sz="0" w:space="0" w:color="auto"/>
        <w:bottom w:val="none" w:sz="0" w:space="0" w:color="auto"/>
        <w:right w:val="none" w:sz="0" w:space="0" w:color="auto"/>
      </w:divBdr>
      <w:divsChild>
        <w:div w:id="637078082">
          <w:marLeft w:val="0"/>
          <w:marRight w:val="0"/>
          <w:marTop w:val="0"/>
          <w:marBottom w:val="0"/>
          <w:divBdr>
            <w:top w:val="none" w:sz="0" w:space="0" w:color="auto"/>
            <w:left w:val="none" w:sz="0" w:space="0" w:color="auto"/>
            <w:bottom w:val="none" w:sz="0" w:space="0" w:color="auto"/>
            <w:right w:val="none" w:sz="0" w:space="0" w:color="auto"/>
          </w:divBdr>
          <w:divsChild>
            <w:div w:id="1445887046">
              <w:marLeft w:val="0"/>
              <w:marRight w:val="0"/>
              <w:marTop w:val="0"/>
              <w:marBottom w:val="0"/>
              <w:divBdr>
                <w:top w:val="none" w:sz="0" w:space="0" w:color="auto"/>
                <w:left w:val="none" w:sz="0" w:space="0" w:color="auto"/>
                <w:bottom w:val="none" w:sz="0" w:space="0" w:color="auto"/>
                <w:right w:val="none" w:sz="0" w:space="0" w:color="auto"/>
              </w:divBdr>
              <w:divsChild>
                <w:div w:id="371153301">
                  <w:marLeft w:val="0"/>
                  <w:marRight w:val="0"/>
                  <w:marTop w:val="0"/>
                  <w:marBottom w:val="0"/>
                  <w:divBdr>
                    <w:top w:val="none" w:sz="0" w:space="0" w:color="auto"/>
                    <w:left w:val="none" w:sz="0" w:space="0" w:color="auto"/>
                    <w:bottom w:val="none" w:sz="0" w:space="0" w:color="auto"/>
                    <w:right w:val="none" w:sz="0" w:space="0" w:color="auto"/>
                  </w:divBdr>
                  <w:divsChild>
                    <w:div w:id="6763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192830">
      <w:bodyDiv w:val="1"/>
      <w:marLeft w:val="0"/>
      <w:marRight w:val="0"/>
      <w:marTop w:val="0"/>
      <w:marBottom w:val="0"/>
      <w:divBdr>
        <w:top w:val="none" w:sz="0" w:space="0" w:color="auto"/>
        <w:left w:val="none" w:sz="0" w:space="0" w:color="auto"/>
        <w:bottom w:val="none" w:sz="0" w:space="0" w:color="auto"/>
        <w:right w:val="none" w:sz="0" w:space="0" w:color="auto"/>
      </w:divBdr>
    </w:div>
    <w:div w:id="324360100">
      <w:bodyDiv w:val="1"/>
      <w:marLeft w:val="0"/>
      <w:marRight w:val="0"/>
      <w:marTop w:val="0"/>
      <w:marBottom w:val="0"/>
      <w:divBdr>
        <w:top w:val="none" w:sz="0" w:space="0" w:color="auto"/>
        <w:left w:val="none" w:sz="0" w:space="0" w:color="auto"/>
        <w:bottom w:val="none" w:sz="0" w:space="0" w:color="auto"/>
        <w:right w:val="none" w:sz="0" w:space="0" w:color="auto"/>
      </w:divBdr>
    </w:div>
    <w:div w:id="328561854">
      <w:bodyDiv w:val="1"/>
      <w:marLeft w:val="0"/>
      <w:marRight w:val="0"/>
      <w:marTop w:val="0"/>
      <w:marBottom w:val="0"/>
      <w:divBdr>
        <w:top w:val="none" w:sz="0" w:space="0" w:color="auto"/>
        <w:left w:val="none" w:sz="0" w:space="0" w:color="auto"/>
        <w:bottom w:val="none" w:sz="0" w:space="0" w:color="auto"/>
        <w:right w:val="none" w:sz="0" w:space="0" w:color="auto"/>
      </w:divBdr>
      <w:divsChild>
        <w:div w:id="1071075918">
          <w:marLeft w:val="0"/>
          <w:marRight w:val="0"/>
          <w:marTop w:val="0"/>
          <w:marBottom w:val="0"/>
          <w:divBdr>
            <w:top w:val="none" w:sz="0" w:space="0" w:color="auto"/>
            <w:left w:val="none" w:sz="0" w:space="0" w:color="auto"/>
            <w:bottom w:val="none" w:sz="0" w:space="0" w:color="auto"/>
            <w:right w:val="none" w:sz="0" w:space="0" w:color="auto"/>
          </w:divBdr>
          <w:divsChild>
            <w:div w:id="1991783112">
              <w:marLeft w:val="0"/>
              <w:marRight w:val="0"/>
              <w:marTop w:val="0"/>
              <w:marBottom w:val="0"/>
              <w:divBdr>
                <w:top w:val="none" w:sz="0" w:space="0" w:color="auto"/>
                <w:left w:val="none" w:sz="0" w:space="0" w:color="auto"/>
                <w:bottom w:val="none" w:sz="0" w:space="0" w:color="auto"/>
                <w:right w:val="none" w:sz="0" w:space="0" w:color="auto"/>
              </w:divBdr>
              <w:divsChild>
                <w:div w:id="5570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03982">
      <w:bodyDiv w:val="1"/>
      <w:marLeft w:val="0"/>
      <w:marRight w:val="0"/>
      <w:marTop w:val="0"/>
      <w:marBottom w:val="0"/>
      <w:divBdr>
        <w:top w:val="none" w:sz="0" w:space="0" w:color="auto"/>
        <w:left w:val="none" w:sz="0" w:space="0" w:color="auto"/>
        <w:bottom w:val="none" w:sz="0" w:space="0" w:color="auto"/>
        <w:right w:val="none" w:sz="0" w:space="0" w:color="auto"/>
      </w:divBdr>
    </w:div>
    <w:div w:id="347218308">
      <w:bodyDiv w:val="1"/>
      <w:marLeft w:val="0"/>
      <w:marRight w:val="0"/>
      <w:marTop w:val="0"/>
      <w:marBottom w:val="0"/>
      <w:divBdr>
        <w:top w:val="none" w:sz="0" w:space="0" w:color="auto"/>
        <w:left w:val="none" w:sz="0" w:space="0" w:color="auto"/>
        <w:bottom w:val="none" w:sz="0" w:space="0" w:color="auto"/>
        <w:right w:val="none" w:sz="0" w:space="0" w:color="auto"/>
      </w:divBdr>
      <w:divsChild>
        <w:div w:id="1907569034">
          <w:marLeft w:val="0"/>
          <w:marRight w:val="0"/>
          <w:marTop w:val="0"/>
          <w:marBottom w:val="0"/>
          <w:divBdr>
            <w:top w:val="none" w:sz="0" w:space="0" w:color="auto"/>
            <w:left w:val="none" w:sz="0" w:space="0" w:color="auto"/>
            <w:bottom w:val="none" w:sz="0" w:space="0" w:color="auto"/>
            <w:right w:val="none" w:sz="0" w:space="0" w:color="auto"/>
          </w:divBdr>
          <w:divsChild>
            <w:div w:id="1845822080">
              <w:marLeft w:val="0"/>
              <w:marRight w:val="0"/>
              <w:marTop w:val="0"/>
              <w:marBottom w:val="0"/>
              <w:divBdr>
                <w:top w:val="none" w:sz="0" w:space="0" w:color="auto"/>
                <w:left w:val="none" w:sz="0" w:space="0" w:color="auto"/>
                <w:bottom w:val="none" w:sz="0" w:space="0" w:color="auto"/>
                <w:right w:val="none" w:sz="0" w:space="0" w:color="auto"/>
              </w:divBdr>
              <w:divsChild>
                <w:div w:id="94712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866">
      <w:bodyDiv w:val="1"/>
      <w:marLeft w:val="0"/>
      <w:marRight w:val="0"/>
      <w:marTop w:val="0"/>
      <w:marBottom w:val="0"/>
      <w:divBdr>
        <w:top w:val="none" w:sz="0" w:space="0" w:color="auto"/>
        <w:left w:val="none" w:sz="0" w:space="0" w:color="auto"/>
        <w:bottom w:val="none" w:sz="0" w:space="0" w:color="auto"/>
        <w:right w:val="none" w:sz="0" w:space="0" w:color="auto"/>
      </w:divBdr>
      <w:divsChild>
        <w:div w:id="1174027399">
          <w:marLeft w:val="0"/>
          <w:marRight w:val="0"/>
          <w:marTop w:val="0"/>
          <w:marBottom w:val="0"/>
          <w:divBdr>
            <w:top w:val="none" w:sz="0" w:space="0" w:color="auto"/>
            <w:left w:val="none" w:sz="0" w:space="0" w:color="auto"/>
            <w:bottom w:val="none" w:sz="0" w:space="0" w:color="auto"/>
            <w:right w:val="none" w:sz="0" w:space="0" w:color="auto"/>
          </w:divBdr>
          <w:divsChild>
            <w:div w:id="1104300476">
              <w:marLeft w:val="0"/>
              <w:marRight w:val="0"/>
              <w:marTop w:val="0"/>
              <w:marBottom w:val="0"/>
              <w:divBdr>
                <w:top w:val="none" w:sz="0" w:space="0" w:color="auto"/>
                <w:left w:val="none" w:sz="0" w:space="0" w:color="auto"/>
                <w:bottom w:val="none" w:sz="0" w:space="0" w:color="auto"/>
                <w:right w:val="none" w:sz="0" w:space="0" w:color="auto"/>
              </w:divBdr>
              <w:divsChild>
                <w:div w:id="129787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1284">
      <w:bodyDiv w:val="1"/>
      <w:marLeft w:val="0"/>
      <w:marRight w:val="0"/>
      <w:marTop w:val="0"/>
      <w:marBottom w:val="0"/>
      <w:divBdr>
        <w:top w:val="none" w:sz="0" w:space="0" w:color="auto"/>
        <w:left w:val="none" w:sz="0" w:space="0" w:color="auto"/>
        <w:bottom w:val="none" w:sz="0" w:space="0" w:color="auto"/>
        <w:right w:val="none" w:sz="0" w:space="0" w:color="auto"/>
      </w:divBdr>
    </w:div>
    <w:div w:id="432821603">
      <w:bodyDiv w:val="1"/>
      <w:marLeft w:val="0"/>
      <w:marRight w:val="0"/>
      <w:marTop w:val="0"/>
      <w:marBottom w:val="0"/>
      <w:divBdr>
        <w:top w:val="none" w:sz="0" w:space="0" w:color="auto"/>
        <w:left w:val="none" w:sz="0" w:space="0" w:color="auto"/>
        <w:bottom w:val="none" w:sz="0" w:space="0" w:color="auto"/>
        <w:right w:val="none" w:sz="0" w:space="0" w:color="auto"/>
      </w:divBdr>
    </w:div>
    <w:div w:id="433135589">
      <w:bodyDiv w:val="1"/>
      <w:marLeft w:val="0"/>
      <w:marRight w:val="0"/>
      <w:marTop w:val="0"/>
      <w:marBottom w:val="0"/>
      <w:divBdr>
        <w:top w:val="none" w:sz="0" w:space="0" w:color="auto"/>
        <w:left w:val="none" w:sz="0" w:space="0" w:color="auto"/>
        <w:bottom w:val="none" w:sz="0" w:space="0" w:color="auto"/>
        <w:right w:val="none" w:sz="0" w:space="0" w:color="auto"/>
      </w:divBdr>
      <w:divsChild>
        <w:div w:id="416366243">
          <w:marLeft w:val="0"/>
          <w:marRight w:val="0"/>
          <w:marTop w:val="0"/>
          <w:marBottom w:val="0"/>
          <w:divBdr>
            <w:top w:val="none" w:sz="0" w:space="0" w:color="auto"/>
            <w:left w:val="none" w:sz="0" w:space="0" w:color="auto"/>
            <w:bottom w:val="none" w:sz="0" w:space="0" w:color="auto"/>
            <w:right w:val="none" w:sz="0" w:space="0" w:color="auto"/>
          </w:divBdr>
          <w:divsChild>
            <w:div w:id="1342245586">
              <w:marLeft w:val="0"/>
              <w:marRight w:val="0"/>
              <w:marTop w:val="0"/>
              <w:marBottom w:val="0"/>
              <w:divBdr>
                <w:top w:val="none" w:sz="0" w:space="0" w:color="auto"/>
                <w:left w:val="none" w:sz="0" w:space="0" w:color="auto"/>
                <w:bottom w:val="none" w:sz="0" w:space="0" w:color="auto"/>
                <w:right w:val="none" w:sz="0" w:space="0" w:color="auto"/>
              </w:divBdr>
              <w:divsChild>
                <w:div w:id="1560705431">
                  <w:marLeft w:val="0"/>
                  <w:marRight w:val="0"/>
                  <w:marTop w:val="0"/>
                  <w:marBottom w:val="0"/>
                  <w:divBdr>
                    <w:top w:val="none" w:sz="0" w:space="0" w:color="auto"/>
                    <w:left w:val="none" w:sz="0" w:space="0" w:color="auto"/>
                    <w:bottom w:val="none" w:sz="0" w:space="0" w:color="auto"/>
                    <w:right w:val="none" w:sz="0" w:space="0" w:color="auto"/>
                  </w:divBdr>
                  <w:divsChild>
                    <w:div w:id="3980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179077">
      <w:bodyDiv w:val="1"/>
      <w:marLeft w:val="0"/>
      <w:marRight w:val="0"/>
      <w:marTop w:val="0"/>
      <w:marBottom w:val="0"/>
      <w:divBdr>
        <w:top w:val="none" w:sz="0" w:space="0" w:color="auto"/>
        <w:left w:val="none" w:sz="0" w:space="0" w:color="auto"/>
        <w:bottom w:val="none" w:sz="0" w:space="0" w:color="auto"/>
        <w:right w:val="none" w:sz="0" w:space="0" w:color="auto"/>
      </w:divBdr>
      <w:divsChild>
        <w:div w:id="1555509596">
          <w:marLeft w:val="0"/>
          <w:marRight w:val="0"/>
          <w:marTop w:val="0"/>
          <w:marBottom w:val="0"/>
          <w:divBdr>
            <w:top w:val="none" w:sz="0" w:space="0" w:color="auto"/>
            <w:left w:val="none" w:sz="0" w:space="0" w:color="auto"/>
            <w:bottom w:val="none" w:sz="0" w:space="0" w:color="auto"/>
            <w:right w:val="none" w:sz="0" w:space="0" w:color="auto"/>
          </w:divBdr>
          <w:divsChild>
            <w:div w:id="1604144012">
              <w:marLeft w:val="0"/>
              <w:marRight w:val="0"/>
              <w:marTop w:val="0"/>
              <w:marBottom w:val="0"/>
              <w:divBdr>
                <w:top w:val="none" w:sz="0" w:space="0" w:color="auto"/>
                <w:left w:val="none" w:sz="0" w:space="0" w:color="auto"/>
                <w:bottom w:val="none" w:sz="0" w:space="0" w:color="auto"/>
                <w:right w:val="none" w:sz="0" w:space="0" w:color="auto"/>
              </w:divBdr>
              <w:divsChild>
                <w:div w:id="1617640942">
                  <w:marLeft w:val="0"/>
                  <w:marRight w:val="0"/>
                  <w:marTop w:val="0"/>
                  <w:marBottom w:val="0"/>
                  <w:divBdr>
                    <w:top w:val="none" w:sz="0" w:space="0" w:color="auto"/>
                    <w:left w:val="none" w:sz="0" w:space="0" w:color="auto"/>
                    <w:bottom w:val="none" w:sz="0" w:space="0" w:color="auto"/>
                    <w:right w:val="none" w:sz="0" w:space="0" w:color="auto"/>
                  </w:divBdr>
                  <w:divsChild>
                    <w:div w:id="12239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604518">
      <w:bodyDiv w:val="1"/>
      <w:marLeft w:val="0"/>
      <w:marRight w:val="0"/>
      <w:marTop w:val="0"/>
      <w:marBottom w:val="0"/>
      <w:divBdr>
        <w:top w:val="none" w:sz="0" w:space="0" w:color="auto"/>
        <w:left w:val="none" w:sz="0" w:space="0" w:color="auto"/>
        <w:bottom w:val="none" w:sz="0" w:space="0" w:color="auto"/>
        <w:right w:val="none" w:sz="0" w:space="0" w:color="auto"/>
      </w:divBdr>
      <w:divsChild>
        <w:div w:id="296184533">
          <w:marLeft w:val="0"/>
          <w:marRight w:val="0"/>
          <w:marTop w:val="0"/>
          <w:marBottom w:val="0"/>
          <w:divBdr>
            <w:top w:val="none" w:sz="0" w:space="0" w:color="auto"/>
            <w:left w:val="none" w:sz="0" w:space="0" w:color="auto"/>
            <w:bottom w:val="none" w:sz="0" w:space="0" w:color="auto"/>
            <w:right w:val="none" w:sz="0" w:space="0" w:color="auto"/>
          </w:divBdr>
          <w:divsChild>
            <w:div w:id="744886530">
              <w:marLeft w:val="0"/>
              <w:marRight w:val="0"/>
              <w:marTop w:val="0"/>
              <w:marBottom w:val="0"/>
              <w:divBdr>
                <w:top w:val="none" w:sz="0" w:space="0" w:color="auto"/>
                <w:left w:val="none" w:sz="0" w:space="0" w:color="auto"/>
                <w:bottom w:val="none" w:sz="0" w:space="0" w:color="auto"/>
                <w:right w:val="none" w:sz="0" w:space="0" w:color="auto"/>
              </w:divBdr>
              <w:divsChild>
                <w:div w:id="10547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853758">
      <w:bodyDiv w:val="1"/>
      <w:marLeft w:val="0"/>
      <w:marRight w:val="0"/>
      <w:marTop w:val="0"/>
      <w:marBottom w:val="0"/>
      <w:divBdr>
        <w:top w:val="none" w:sz="0" w:space="0" w:color="auto"/>
        <w:left w:val="none" w:sz="0" w:space="0" w:color="auto"/>
        <w:bottom w:val="none" w:sz="0" w:space="0" w:color="auto"/>
        <w:right w:val="none" w:sz="0" w:space="0" w:color="auto"/>
      </w:divBdr>
      <w:divsChild>
        <w:div w:id="1336955330">
          <w:marLeft w:val="0"/>
          <w:marRight w:val="0"/>
          <w:marTop w:val="0"/>
          <w:marBottom w:val="0"/>
          <w:divBdr>
            <w:top w:val="none" w:sz="0" w:space="0" w:color="auto"/>
            <w:left w:val="none" w:sz="0" w:space="0" w:color="auto"/>
            <w:bottom w:val="none" w:sz="0" w:space="0" w:color="auto"/>
            <w:right w:val="none" w:sz="0" w:space="0" w:color="auto"/>
          </w:divBdr>
          <w:divsChild>
            <w:div w:id="1226531635">
              <w:marLeft w:val="0"/>
              <w:marRight w:val="0"/>
              <w:marTop w:val="0"/>
              <w:marBottom w:val="0"/>
              <w:divBdr>
                <w:top w:val="none" w:sz="0" w:space="0" w:color="auto"/>
                <w:left w:val="none" w:sz="0" w:space="0" w:color="auto"/>
                <w:bottom w:val="none" w:sz="0" w:space="0" w:color="auto"/>
                <w:right w:val="none" w:sz="0" w:space="0" w:color="auto"/>
              </w:divBdr>
              <w:divsChild>
                <w:div w:id="439110913">
                  <w:marLeft w:val="0"/>
                  <w:marRight w:val="0"/>
                  <w:marTop w:val="0"/>
                  <w:marBottom w:val="0"/>
                  <w:divBdr>
                    <w:top w:val="none" w:sz="0" w:space="0" w:color="auto"/>
                    <w:left w:val="none" w:sz="0" w:space="0" w:color="auto"/>
                    <w:bottom w:val="none" w:sz="0" w:space="0" w:color="auto"/>
                    <w:right w:val="none" w:sz="0" w:space="0" w:color="auto"/>
                  </w:divBdr>
                  <w:divsChild>
                    <w:div w:id="159162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443572">
      <w:bodyDiv w:val="1"/>
      <w:marLeft w:val="0"/>
      <w:marRight w:val="0"/>
      <w:marTop w:val="0"/>
      <w:marBottom w:val="0"/>
      <w:divBdr>
        <w:top w:val="none" w:sz="0" w:space="0" w:color="auto"/>
        <w:left w:val="none" w:sz="0" w:space="0" w:color="auto"/>
        <w:bottom w:val="none" w:sz="0" w:space="0" w:color="auto"/>
        <w:right w:val="none" w:sz="0" w:space="0" w:color="auto"/>
      </w:divBdr>
    </w:div>
    <w:div w:id="489758223">
      <w:bodyDiv w:val="1"/>
      <w:marLeft w:val="0"/>
      <w:marRight w:val="0"/>
      <w:marTop w:val="0"/>
      <w:marBottom w:val="0"/>
      <w:divBdr>
        <w:top w:val="none" w:sz="0" w:space="0" w:color="auto"/>
        <w:left w:val="none" w:sz="0" w:space="0" w:color="auto"/>
        <w:bottom w:val="none" w:sz="0" w:space="0" w:color="auto"/>
        <w:right w:val="none" w:sz="0" w:space="0" w:color="auto"/>
      </w:divBdr>
      <w:divsChild>
        <w:div w:id="2010595867">
          <w:marLeft w:val="0"/>
          <w:marRight w:val="0"/>
          <w:marTop w:val="0"/>
          <w:marBottom w:val="0"/>
          <w:divBdr>
            <w:top w:val="none" w:sz="0" w:space="0" w:color="auto"/>
            <w:left w:val="none" w:sz="0" w:space="0" w:color="auto"/>
            <w:bottom w:val="none" w:sz="0" w:space="0" w:color="auto"/>
            <w:right w:val="none" w:sz="0" w:space="0" w:color="auto"/>
          </w:divBdr>
          <w:divsChild>
            <w:div w:id="1865483157">
              <w:marLeft w:val="0"/>
              <w:marRight w:val="0"/>
              <w:marTop w:val="0"/>
              <w:marBottom w:val="0"/>
              <w:divBdr>
                <w:top w:val="none" w:sz="0" w:space="0" w:color="auto"/>
                <w:left w:val="none" w:sz="0" w:space="0" w:color="auto"/>
                <w:bottom w:val="none" w:sz="0" w:space="0" w:color="auto"/>
                <w:right w:val="none" w:sz="0" w:space="0" w:color="auto"/>
              </w:divBdr>
              <w:divsChild>
                <w:div w:id="41263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8527">
      <w:bodyDiv w:val="1"/>
      <w:marLeft w:val="0"/>
      <w:marRight w:val="0"/>
      <w:marTop w:val="0"/>
      <w:marBottom w:val="0"/>
      <w:divBdr>
        <w:top w:val="none" w:sz="0" w:space="0" w:color="auto"/>
        <w:left w:val="none" w:sz="0" w:space="0" w:color="auto"/>
        <w:bottom w:val="none" w:sz="0" w:space="0" w:color="auto"/>
        <w:right w:val="none" w:sz="0" w:space="0" w:color="auto"/>
      </w:divBdr>
    </w:div>
    <w:div w:id="520440101">
      <w:bodyDiv w:val="1"/>
      <w:marLeft w:val="0"/>
      <w:marRight w:val="0"/>
      <w:marTop w:val="0"/>
      <w:marBottom w:val="0"/>
      <w:divBdr>
        <w:top w:val="none" w:sz="0" w:space="0" w:color="auto"/>
        <w:left w:val="none" w:sz="0" w:space="0" w:color="auto"/>
        <w:bottom w:val="none" w:sz="0" w:space="0" w:color="auto"/>
        <w:right w:val="none" w:sz="0" w:space="0" w:color="auto"/>
      </w:divBdr>
      <w:divsChild>
        <w:div w:id="1920093597">
          <w:marLeft w:val="0"/>
          <w:marRight w:val="0"/>
          <w:marTop w:val="0"/>
          <w:marBottom w:val="0"/>
          <w:divBdr>
            <w:top w:val="none" w:sz="0" w:space="0" w:color="auto"/>
            <w:left w:val="none" w:sz="0" w:space="0" w:color="auto"/>
            <w:bottom w:val="none" w:sz="0" w:space="0" w:color="auto"/>
            <w:right w:val="none" w:sz="0" w:space="0" w:color="auto"/>
          </w:divBdr>
          <w:divsChild>
            <w:div w:id="772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0438">
      <w:bodyDiv w:val="1"/>
      <w:marLeft w:val="0"/>
      <w:marRight w:val="0"/>
      <w:marTop w:val="0"/>
      <w:marBottom w:val="0"/>
      <w:divBdr>
        <w:top w:val="none" w:sz="0" w:space="0" w:color="auto"/>
        <w:left w:val="none" w:sz="0" w:space="0" w:color="auto"/>
        <w:bottom w:val="none" w:sz="0" w:space="0" w:color="auto"/>
        <w:right w:val="none" w:sz="0" w:space="0" w:color="auto"/>
      </w:divBdr>
    </w:div>
    <w:div w:id="544102935">
      <w:bodyDiv w:val="1"/>
      <w:marLeft w:val="0"/>
      <w:marRight w:val="0"/>
      <w:marTop w:val="0"/>
      <w:marBottom w:val="0"/>
      <w:divBdr>
        <w:top w:val="none" w:sz="0" w:space="0" w:color="auto"/>
        <w:left w:val="none" w:sz="0" w:space="0" w:color="auto"/>
        <w:bottom w:val="none" w:sz="0" w:space="0" w:color="auto"/>
        <w:right w:val="none" w:sz="0" w:space="0" w:color="auto"/>
      </w:divBdr>
      <w:divsChild>
        <w:div w:id="1988627945">
          <w:marLeft w:val="0"/>
          <w:marRight w:val="0"/>
          <w:marTop w:val="0"/>
          <w:marBottom w:val="0"/>
          <w:divBdr>
            <w:top w:val="none" w:sz="0" w:space="0" w:color="auto"/>
            <w:left w:val="none" w:sz="0" w:space="0" w:color="auto"/>
            <w:bottom w:val="none" w:sz="0" w:space="0" w:color="auto"/>
            <w:right w:val="none" w:sz="0" w:space="0" w:color="auto"/>
          </w:divBdr>
          <w:divsChild>
            <w:div w:id="1433041258">
              <w:marLeft w:val="0"/>
              <w:marRight w:val="0"/>
              <w:marTop w:val="0"/>
              <w:marBottom w:val="0"/>
              <w:divBdr>
                <w:top w:val="none" w:sz="0" w:space="0" w:color="auto"/>
                <w:left w:val="none" w:sz="0" w:space="0" w:color="auto"/>
                <w:bottom w:val="none" w:sz="0" w:space="0" w:color="auto"/>
                <w:right w:val="none" w:sz="0" w:space="0" w:color="auto"/>
              </w:divBdr>
              <w:divsChild>
                <w:div w:id="1914122846">
                  <w:marLeft w:val="0"/>
                  <w:marRight w:val="0"/>
                  <w:marTop w:val="0"/>
                  <w:marBottom w:val="0"/>
                  <w:divBdr>
                    <w:top w:val="none" w:sz="0" w:space="0" w:color="auto"/>
                    <w:left w:val="none" w:sz="0" w:space="0" w:color="auto"/>
                    <w:bottom w:val="none" w:sz="0" w:space="0" w:color="auto"/>
                    <w:right w:val="none" w:sz="0" w:space="0" w:color="auto"/>
                  </w:divBdr>
                  <w:divsChild>
                    <w:div w:id="8549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871017">
      <w:bodyDiv w:val="1"/>
      <w:marLeft w:val="0"/>
      <w:marRight w:val="0"/>
      <w:marTop w:val="0"/>
      <w:marBottom w:val="0"/>
      <w:divBdr>
        <w:top w:val="none" w:sz="0" w:space="0" w:color="auto"/>
        <w:left w:val="none" w:sz="0" w:space="0" w:color="auto"/>
        <w:bottom w:val="none" w:sz="0" w:space="0" w:color="auto"/>
        <w:right w:val="none" w:sz="0" w:space="0" w:color="auto"/>
      </w:divBdr>
      <w:divsChild>
        <w:div w:id="1827739770">
          <w:marLeft w:val="0"/>
          <w:marRight w:val="0"/>
          <w:marTop w:val="0"/>
          <w:marBottom w:val="0"/>
          <w:divBdr>
            <w:top w:val="none" w:sz="0" w:space="0" w:color="auto"/>
            <w:left w:val="none" w:sz="0" w:space="0" w:color="auto"/>
            <w:bottom w:val="none" w:sz="0" w:space="0" w:color="auto"/>
            <w:right w:val="none" w:sz="0" w:space="0" w:color="auto"/>
          </w:divBdr>
          <w:divsChild>
            <w:div w:id="2144347872">
              <w:marLeft w:val="0"/>
              <w:marRight w:val="0"/>
              <w:marTop w:val="0"/>
              <w:marBottom w:val="0"/>
              <w:divBdr>
                <w:top w:val="none" w:sz="0" w:space="0" w:color="auto"/>
                <w:left w:val="none" w:sz="0" w:space="0" w:color="auto"/>
                <w:bottom w:val="none" w:sz="0" w:space="0" w:color="auto"/>
                <w:right w:val="none" w:sz="0" w:space="0" w:color="auto"/>
              </w:divBdr>
              <w:divsChild>
                <w:div w:id="951672555">
                  <w:marLeft w:val="0"/>
                  <w:marRight w:val="0"/>
                  <w:marTop w:val="0"/>
                  <w:marBottom w:val="0"/>
                  <w:divBdr>
                    <w:top w:val="none" w:sz="0" w:space="0" w:color="auto"/>
                    <w:left w:val="none" w:sz="0" w:space="0" w:color="auto"/>
                    <w:bottom w:val="none" w:sz="0" w:space="0" w:color="auto"/>
                    <w:right w:val="none" w:sz="0" w:space="0" w:color="auto"/>
                  </w:divBdr>
                  <w:divsChild>
                    <w:div w:id="69855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519228">
      <w:bodyDiv w:val="1"/>
      <w:marLeft w:val="0"/>
      <w:marRight w:val="0"/>
      <w:marTop w:val="0"/>
      <w:marBottom w:val="0"/>
      <w:divBdr>
        <w:top w:val="none" w:sz="0" w:space="0" w:color="auto"/>
        <w:left w:val="none" w:sz="0" w:space="0" w:color="auto"/>
        <w:bottom w:val="none" w:sz="0" w:space="0" w:color="auto"/>
        <w:right w:val="none" w:sz="0" w:space="0" w:color="auto"/>
      </w:divBdr>
    </w:div>
    <w:div w:id="572399590">
      <w:bodyDiv w:val="1"/>
      <w:marLeft w:val="0"/>
      <w:marRight w:val="0"/>
      <w:marTop w:val="0"/>
      <w:marBottom w:val="0"/>
      <w:divBdr>
        <w:top w:val="none" w:sz="0" w:space="0" w:color="auto"/>
        <w:left w:val="none" w:sz="0" w:space="0" w:color="auto"/>
        <w:bottom w:val="none" w:sz="0" w:space="0" w:color="auto"/>
        <w:right w:val="none" w:sz="0" w:space="0" w:color="auto"/>
      </w:divBdr>
      <w:divsChild>
        <w:div w:id="629361086">
          <w:marLeft w:val="0"/>
          <w:marRight w:val="0"/>
          <w:marTop w:val="0"/>
          <w:marBottom w:val="0"/>
          <w:divBdr>
            <w:top w:val="none" w:sz="0" w:space="0" w:color="auto"/>
            <w:left w:val="none" w:sz="0" w:space="0" w:color="auto"/>
            <w:bottom w:val="none" w:sz="0" w:space="0" w:color="auto"/>
            <w:right w:val="none" w:sz="0" w:space="0" w:color="auto"/>
          </w:divBdr>
          <w:divsChild>
            <w:div w:id="937326468">
              <w:marLeft w:val="0"/>
              <w:marRight w:val="0"/>
              <w:marTop w:val="0"/>
              <w:marBottom w:val="0"/>
              <w:divBdr>
                <w:top w:val="none" w:sz="0" w:space="0" w:color="auto"/>
                <w:left w:val="none" w:sz="0" w:space="0" w:color="auto"/>
                <w:bottom w:val="none" w:sz="0" w:space="0" w:color="auto"/>
                <w:right w:val="none" w:sz="0" w:space="0" w:color="auto"/>
              </w:divBdr>
              <w:divsChild>
                <w:div w:id="685329842">
                  <w:marLeft w:val="0"/>
                  <w:marRight w:val="0"/>
                  <w:marTop w:val="0"/>
                  <w:marBottom w:val="0"/>
                  <w:divBdr>
                    <w:top w:val="none" w:sz="0" w:space="0" w:color="auto"/>
                    <w:left w:val="none" w:sz="0" w:space="0" w:color="auto"/>
                    <w:bottom w:val="none" w:sz="0" w:space="0" w:color="auto"/>
                    <w:right w:val="none" w:sz="0" w:space="0" w:color="auto"/>
                  </w:divBdr>
                  <w:divsChild>
                    <w:div w:id="20103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469631">
      <w:bodyDiv w:val="1"/>
      <w:marLeft w:val="0"/>
      <w:marRight w:val="0"/>
      <w:marTop w:val="0"/>
      <w:marBottom w:val="0"/>
      <w:divBdr>
        <w:top w:val="none" w:sz="0" w:space="0" w:color="auto"/>
        <w:left w:val="none" w:sz="0" w:space="0" w:color="auto"/>
        <w:bottom w:val="none" w:sz="0" w:space="0" w:color="auto"/>
        <w:right w:val="none" w:sz="0" w:space="0" w:color="auto"/>
      </w:divBdr>
      <w:divsChild>
        <w:div w:id="27413707">
          <w:marLeft w:val="0"/>
          <w:marRight w:val="0"/>
          <w:marTop w:val="0"/>
          <w:marBottom w:val="0"/>
          <w:divBdr>
            <w:top w:val="none" w:sz="0" w:space="0" w:color="auto"/>
            <w:left w:val="none" w:sz="0" w:space="0" w:color="auto"/>
            <w:bottom w:val="none" w:sz="0" w:space="0" w:color="auto"/>
            <w:right w:val="none" w:sz="0" w:space="0" w:color="auto"/>
          </w:divBdr>
          <w:divsChild>
            <w:div w:id="459806361">
              <w:marLeft w:val="0"/>
              <w:marRight w:val="0"/>
              <w:marTop w:val="0"/>
              <w:marBottom w:val="0"/>
              <w:divBdr>
                <w:top w:val="none" w:sz="0" w:space="0" w:color="auto"/>
                <w:left w:val="none" w:sz="0" w:space="0" w:color="auto"/>
                <w:bottom w:val="none" w:sz="0" w:space="0" w:color="auto"/>
                <w:right w:val="none" w:sz="0" w:space="0" w:color="auto"/>
              </w:divBdr>
              <w:divsChild>
                <w:div w:id="1811821229">
                  <w:marLeft w:val="0"/>
                  <w:marRight w:val="0"/>
                  <w:marTop w:val="0"/>
                  <w:marBottom w:val="0"/>
                  <w:divBdr>
                    <w:top w:val="none" w:sz="0" w:space="0" w:color="auto"/>
                    <w:left w:val="none" w:sz="0" w:space="0" w:color="auto"/>
                    <w:bottom w:val="none" w:sz="0" w:space="0" w:color="auto"/>
                    <w:right w:val="none" w:sz="0" w:space="0" w:color="auto"/>
                  </w:divBdr>
                  <w:divsChild>
                    <w:div w:id="11036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905375">
      <w:bodyDiv w:val="1"/>
      <w:marLeft w:val="0"/>
      <w:marRight w:val="0"/>
      <w:marTop w:val="0"/>
      <w:marBottom w:val="0"/>
      <w:divBdr>
        <w:top w:val="none" w:sz="0" w:space="0" w:color="auto"/>
        <w:left w:val="none" w:sz="0" w:space="0" w:color="auto"/>
        <w:bottom w:val="none" w:sz="0" w:space="0" w:color="auto"/>
        <w:right w:val="none" w:sz="0" w:space="0" w:color="auto"/>
      </w:divBdr>
      <w:divsChild>
        <w:div w:id="89739811">
          <w:marLeft w:val="0"/>
          <w:marRight w:val="0"/>
          <w:marTop w:val="0"/>
          <w:marBottom w:val="0"/>
          <w:divBdr>
            <w:top w:val="none" w:sz="0" w:space="0" w:color="auto"/>
            <w:left w:val="none" w:sz="0" w:space="0" w:color="auto"/>
            <w:bottom w:val="none" w:sz="0" w:space="0" w:color="auto"/>
            <w:right w:val="none" w:sz="0" w:space="0" w:color="auto"/>
          </w:divBdr>
          <w:divsChild>
            <w:div w:id="1390568422">
              <w:marLeft w:val="0"/>
              <w:marRight w:val="0"/>
              <w:marTop w:val="0"/>
              <w:marBottom w:val="0"/>
              <w:divBdr>
                <w:top w:val="none" w:sz="0" w:space="0" w:color="auto"/>
                <w:left w:val="none" w:sz="0" w:space="0" w:color="auto"/>
                <w:bottom w:val="none" w:sz="0" w:space="0" w:color="auto"/>
                <w:right w:val="none" w:sz="0" w:space="0" w:color="auto"/>
              </w:divBdr>
              <w:divsChild>
                <w:div w:id="1396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401856">
      <w:bodyDiv w:val="1"/>
      <w:marLeft w:val="0"/>
      <w:marRight w:val="0"/>
      <w:marTop w:val="0"/>
      <w:marBottom w:val="0"/>
      <w:divBdr>
        <w:top w:val="none" w:sz="0" w:space="0" w:color="auto"/>
        <w:left w:val="none" w:sz="0" w:space="0" w:color="auto"/>
        <w:bottom w:val="none" w:sz="0" w:space="0" w:color="auto"/>
        <w:right w:val="none" w:sz="0" w:space="0" w:color="auto"/>
      </w:divBdr>
    </w:div>
    <w:div w:id="6149930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325">
          <w:marLeft w:val="0"/>
          <w:marRight w:val="0"/>
          <w:marTop w:val="0"/>
          <w:marBottom w:val="0"/>
          <w:divBdr>
            <w:top w:val="none" w:sz="0" w:space="0" w:color="auto"/>
            <w:left w:val="none" w:sz="0" w:space="0" w:color="auto"/>
            <w:bottom w:val="none" w:sz="0" w:space="0" w:color="auto"/>
            <w:right w:val="none" w:sz="0" w:space="0" w:color="auto"/>
          </w:divBdr>
          <w:divsChild>
            <w:div w:id="770049071">
              <w:marLeft w:val="0"/>
              <w:marRight w:val="0"/>
              <w:marTop w:val="0"/>
              <w:marBottom w:val="0"/>
              <w:divBdr>
                <w:top w:val="none" w:sz="0" w:space="0" w:color="auto"/>
                <w:left w:val="none" w:sz="0" w:space="0" w:color="auto"/>
                <w:bottom w:val="none" w:sz="0" w:space="0" w:color="auto"/>
                <w:right w:val="none" w:sz="0" w:space="0" w:color="auto"/>
              </w:divBdr>
              <w:divsChild>
                <w:div w:id="479421698">
                  <w:marLeft w:val="0"/>
                  <w:marRight w:val="0"/>
                  <w:marTop w:val="0"/>
                  <w:marBottom w:val="0"/>
                  <w:divBdr>
                    <w:top w:val="none" w:sz="0" w:space="0" w:color="auto"/>
                    <w:left w:val="none" w:sz="0" w:space="0" w:color="auto"/>
                    <w:bottom w:val="none" w:sz="0" w:space="0" w:color="auto"/>
                    <w:right w:val="none" w:sz="0" w:space="0" w:color="auto"/>
                  </w:divBdr>
                  <w:divsChild>
                    <w:div w:id="3809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252969">
      <w:bodyDiv w:val="1"/>
      <w:marLeft w:val="0"/>
      <w:marRight w:val="0"/>
      <w:marTop w:val="0"/>
      <w:marBottom w:val="0"/>
      <w:divBdr>
        <w:top w:val="none" w:sz="0" w:space="0" w:color="auto"/>
        <w:left w:val="none" w:sz="0" w:space="0" w:color="auto"/>
        <w:bottom w:val="none" w:sz="0" w:space="0" w:color="auto"/>
        <w:right w:val="none" w:sz="0" w:space="0" w:color="auto"/>
      </w:divBdr>
    </w:div>
    <w:div w:id="632250858">
      <w:bodyDiv w:val="1"/>
      <w:marLeft w:val="0"/>
      <w:marRight w:val="0"/>
      <w:marTop w:val="0"/>
      <w:marBottom w:val="0"/>
      <w:divBdr>
        <w:top w:val="none" w:sz="0" w:space="0" w:color="auto"/>
        <w:left w:val="none" w:sz="0" w:space="0" w:color="auto"/>
        <w:bottom w:val="none" w:sz="0" w:space="0" w:color="auto"/>
        <w:right w:val="none" w:sz="0" w:space="0" w:color="auto"/>
      </w:divBdr>
      <w:divsChild>
        <w:div w:id="174806286">
          <w:marLeft w:val="0"/>
          <w:marRight w:val="0"/>
          <w:marTop w:val="0"/>
          <w:marBottom w:val="0"/>
          <w:divBdr>
            <w:top w:val="none" w:sz="0" w:space="0" w:color="auto"/>
            <w:left w:val="none" w:sz="0" w:space="0" w:color="auto"/>
            <w:bottom w:val="none" w:sz="0" w:space="0" w:color="auto"/>
            <w:right w:val="none" w:sz="0" w:space="0" w:color="auto"/>
          </w:divBdr>
          <w:divsChild>
            <w:div w:id="1722627947">
              <w:marLeft w:val="0"/>
              <w:marRight w:val="0"/>
              <w:marTop w:val="0"/>
              <w:marBottom w:val="0"/>
              <w:divBdr>
                <w:top w:val="none" w:sz="0" w:space="0" w:color="auto"/>
                <w:left w:val="none" w:sz="0" w:space="0" w:color="auto"/>
                <w:bottom w:val="none" w:sz="0" w:space="0" w:color="auto"/>
                <w:right w:val="none" w:sz="0" w:space="0" w:color="auto"/>
              </w:divBdr>
              <w:divsChild>
                <w:div w:id="19291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941447">
      <w:bodyDiv w:val="1"/>
      <w:marLeft w:val="0"/>
      <w:marRight w:val="0"/>
      <w:marTop w:val="0"/>
      <w:marBottom w:val="0"/>
      <w:divBdr>
        <w:top w:val="none" w:sz="0" w:space="0" w:color="auto"/>
        <w:left w:val="none" w:sz="0" w:space="0" w:color="auto"/>
        <w:bottom w:val="none" w:sz="0" w:space="0" w:color="auto"/>
        <w:right w:val="none" w:sz="0" w:space="0" w:color="auto"/>
      </w:divBdr>
    </w:div>
    <w:div w:id="655493156">
      <w:bodyDiv w:val="1"/>
      <w:marLeft w:val="0"/>
      <w:marRight w:val="0"/>
      <w:marTop w:val="0"/>
      <w:marBottom w:val="0"/>
      <w:divBdr>
        <w:top w:val="none" w:sz="0" w:space="0" w:color="auto"/>
        <w:left w:val="none" w:sz="0" w:space="0" w:color="auto"/>
        <w:bottom w:val="none" w:sz="0" w:space="0" w:color="auto"/>
        <w:right w:val="none" w:sz="0" w:space="0" w:color="auto"/>
      </w:divBdr>
    </w:div>
    <w:div w:id="656880230">
      <w:bodyDiv w:val="1"/>
      <w:marLeft w:val="0"/>
      <w:marRight w:val="0"/>
      <w:marTop w:val="0"/>
      <w:marBottom w:val="0"/>
      <w:divBdr>
        <w:top w:val="none" w:sz="0" w:space="0" w:color="auto"/>
        <w:left w:val="none" w:sz="0" w:space="0" w:color="auto"/>
        <w:bottom w:val="none" w:sz="0" w:space="0" w:color="auto"/>
        <w:right w:val="none" w:sz="0" w:space="0" w:color="auto"/>
      </w:divBdr>
      <w:divsChild>
        <w:div w:id="125393967">
          <w:marLeft w:val="0"/>
          <w:marRight w:val="0"/>
          <w:marTop w:val="0"/>
          <w:marBottom w:val="0"/>
          <w:divBdr>
            <w:top w:val="none" w:sz="0" w:space="0" w:color="auto"/>
            <w:left w:val="none" w:sz="0" w:space="0" w:color="auto"/>
            <w:bottom w:val="none" w:sz="0" w:space="0" w:color="auto"/>
            <w:right w:val="none" w:sz="0" w:space="0" w:color="auto"/>
          </w:divBdr>
          <w:divsChild>
            <w:div w:id="1924340602">
              <w:marLeft w:val="0"/>
              <w:marRight w:val="0"/>
              <w:marTop w:val="0"/>
              <w:marBottom w:val="0"/>
              <w:divBdr>
                <w:top w:val="none" w:sz="0" w:space="0" w:color="auto"/>
                <w:left w:val="none" w:sz="0" w:space="0" w:color="auto"/>
                <w:bottom w:val="none" w:sz="0" w:space="0" w:color="auto"/>
                <w:right w:val="none" w:sz="0" w:space="0" w:color="auto"/>
              </w:divBdr>
            </w:div>
            <w:div w:id="353457657">
              <w:marLeft w:val="0"/>
              <w:marRight w:val="0"/>
              <w:marTop w:val="0"/>
              <w:marBottom w:val="0"/>
              <w:divBdr>
                <w:top w:val="none" w:sz="0" w:space="0" w:color="auto"/>
                <w:left w:val="none" w:sz="0" w:space="0" w:color="auto"/>
                <w:bottom w:val="none" w:sz="0" w:space="0" w:color="auto"/>
                <w:right w:val="none" w:sz="0" w:space="0" w:color="auto"/>
              </w:divBdr>
            </w:div>
            <w:div w:id="1709067494">
              <w:marLeft w:val="0"/>
              <w:marRight w:val="0"/>
              <w:marTop w:val="0"/>
              <w:marBottom w:val="0"/>
              <w:divBdr>
                <w:top w:val="none" w:sz="0" w:space="0" w:color="auto"/>
                <w:left w:val="none" w:sz="0" w:space="0" w:color="auto"/>
                <w:bottom w:val="none" w:sz="0" w:space="0" w:color="auto"/>
                <w:right w:val="none" w:sz="0" w:space="0" w:color="auto"/>
              </w:divBdr>
            </w:div>
            <w:div w:id="616445487">
              <w:marLeft w:val="0"/>
              <w:marRight w:val="0"/>
              <w:marTop w:val="0"/>
              <w:marBottom w:val="0"/>
              <w:divBdr>
                <w:top w:val="none" w:sz="0" w:space="0" w:color="auto"/>
                <w:left w:val="none" w:sz="0" w:space="0" w:color="auto"/>
                <w:bottom w:val="none" w:sz="0" w:space="0" w:color="auto"/>
                <w:right w:val="none" w:sz="0" w:space="0" w:color="auto"/>
              </w:divBdr>
            </w:div>
            <w:div w:id="1056855233">
              <w:marLeft w:val="0"/>
              <w:marRight w:val="0"/>
              <w:marTop w:val="0"/>
              <w:marBottom w:val="0"/>
              <w:divBdr>
                <w:top w:val="none" w:sz="0" w:space="0" w:color="auto"/>
                <w:left w:val="none" w:sz="0" w:space="0" w:color="auto"/>
                <w:bottom w:val="none" w:sz="0" w:space="0" w:color="auto"/>
                <w:right w:val="none" w:sz="0" w:space="0" w:color="auto"/>
              </w:divBdr>
            </w:div>
            <w:div w:id="49403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42866">
      <w:bodyDiv w:val="1"/>
      <w:marLeft w:val="0"/>
      <w:marRight w:val="0"/>
      <w:marTop w:val="0"/>
      <w:marBottom w:val="0"/>
      <w:divBdr>
        <w:top w:val="none" w:sz="0" w:space="0" w:color="auto"/>
        <w:left w:val="none" w:sz="0" w:space="0" w:color="auto"/>
        <w:bottom w:val="none" w:sz="0" w:space="0" w:color="auto"/>
        <w:right w:val="none" w:sz="0" w:space="0" w:color="auto"/>
      </w:divBdr>
    </w:div>
    <w:div w:id="710613735">
      <w:bodyDiv w:val="1"/>
      <w:marLeft w:val="0"/>
      <w:marRight w:val="0"/>
      <w:marTop w:val="0"/>
      <w:marBottom w:val="0"/>
      <w:divBdr>
        <w:top w:val="none" w:sz="0" w:space="0" w:color="auto"/>
        <w:left w:val="none" w:sz="0" w:space="0" w:color="auto"/>
        <w:bottom w:val="none" w:sz="0" w:space="0" w:color="auto"/>
        <w:right w:val="none" w:sz="0" w:space="0" w:color="auto"/>
      </w:divBdr>
      <w:divsChild>
        <w:div w:id="1924147843">
          <w:marLeft w:val="0"/>
          <w:marRight w:val="0"/>
          <w:marTop w:val="0"/>
          <w:marBottom w:val="0"/>
          <w:divBdr>
            <w:top w:val="none" w:sz="0" w:space="0" w:color="auto"/>
            <w:left w:val="none" w:sz="0" w:space="0" w:color="auto"/>
            <w:bottom w:val="none" w:sz="0" w:space="0" w:color="auto"/>
            <w:right w:val="none" w:sz="0" w:space="0" w:color="auto"/>
          </w:divBdr>
        </w:div>
        <w:div w:id="1859852696">
          <w:marLeft w:val="0"/>
          <w:marRight w:val="0"/>
          <w:marTop w:val="0"/>
          <w:marBottom w:val="0"/>
          <w:divBdr>
            <w:top w:val="none" w:sz="0" w:space="0" w:color="auto"/>
            <w:left w:val="none" w:sz="0" w:space="0" w:color="auto"/>
            <w:bottom w:val="none" w:sz="0" w:space="0" w:color="auto"/>
            <w:right w:val="none" w:sz="0" w:space="0" w:color="auto"/>
          </w:divBdr>
        </w:div>
        <w:div w:id="1605923235">
          <w:marLeft w:val="0"/>
          <w:marRight w:val="0"/>
          <w:marTop w:val="0"/>
          <w:marBottom w:val="0"/>
          <w:divBdr>
            <w:top w:val="none" w:sz="0" w:space="0" w:color="auto"/>
            <w:left w:val="none" w:sz="0" w:space="0" w:color="auto"/>
            <w:bottom w:val="none" w:sz="0" w:space="0" w:color="auto"/>
            <w:right w:val="none" w:sz="0" w:space="0" w:color="auto"/>
          </w:divBdr>
        </w:div>
        <w:div w:id="823787741">
          <w:marLeft w:val="0"/>
          <w:marRight w:val="0"/>
          <w:marTop w:val="0"/>
          <w:marBottom w:val="0"/>
          <w:divBdr>
            <w:top w:val="none" w:sz="0" w:space="0" w:color="auto"/>
            <w:left w:val="none" w:sz="0" w:space="0" w:color="auto"/>
            <w:bottom w:val="none" w:sz="0" w:space="0" w:color="auto"/>
            <w:right w:val="none" w:sz="0" w:space="0" w:color="auto"/>
          </w:divBdr>
        </w:div>
      </w:divsChild>
    </w:div>
    <w:div w:id="710693019">
      <w:bodyDiv w:val="1"/>
      <w:marLeft w:val="0"/>
      <w:marRight w:val="0"/>
      <w:marTop w:val="0"/>
      <w:marBottom w:val="0"/>
      <w:divBdr>
        <w:top w:val="none" w:sz="0" w:space="0" w:color="auto"/>
        <w:left w:val="none" w:sz="0" w:space="0" w:color="auto"/>
        <w:bottom w:val="none" w:sz="0" w:space="0" w:color="auto"/>
        <w:right w:val="none" w:sz="0" w:space="0" w:color="auto"/>
      </w:divBdr>
    </w:div>
    <w:div w:id="748120051">
      <w:bodyDiv w:val="1"/>
      <w:marLeft w:val="0"/>
      <w:marRight w:val="0"/>
      <w:marTop w:val="0"/>
      <w:marBottom w:val="0"/>
      <w:divBdr>
        <w:top w:val="none" w:sz="0" w:space="0" w:color="auto"/>
        <w:left w:val="none" w:sz="0" w:space="0" w:color="auto"/>
        <w:bottom w:val="none" w:sz="0" w:space="0" w:color="auto"/>
        <w:right w:val="none" w:sz="0" w:space="0" w:color="auto"/>
      </w:divBdr>
    </w:div>
    <w:div w:id="754983206">
      <w:bodyDiv w:val="1"/>
      <w:marLeft w:val="0"/>
      <w:marRight w:val="0"/>
      <w:marTop w:val="0"/>
      <w:marBottom w:val="0"/>
      <w:divBdr>
        <w:top w:val="none" w:sz="0" w:space="0" w:color="auto"/>
        <w:left w:val="none" w:sz="0" w:space="0" w:color="auto"/>
        <w:bottom w:val="none" w:sz="0" w:space="0" w:color="auto"/>
        <w:right w:val="none" w:sz="0" w:space="0" w:color="auto"/>
      </w:divBdr>
      <w:divsChild>
        <w:div w:id="1026949555">
          <w:marLeft w:val="0"/>
          <w:marRight w:val="0"/>
          <w:marTop w:val="0"/>
          <w:marBottom w:val="0"/>
          <w:divBdr>
            <w:top w:val="none" w:sz="0" w:space="0" w:color="auto"/>
            <w:left w:val="none" w:sz="0" w:space="0" w:color="auto"/>
            <w:bottom w:val="none" w:sz="0" w:space="0" w:color="auto"/>
            <w:right w:val="none" w:sz="0" w:space="0" w:color="auto"/>
          </w:divBdr>
          <w:divsChild>
            <w:div w:id="595097863">
              <w:marLeft w:val="0"/>
              <w:marRight w:val="0"/>
              <w:marTop w:val="0"/>
              <w:marBottom w:val="0"/>
              <w:divBdr>
                <w:top w:val="none" w:sz="0" w:space="0" w:color="auto"/>
                <w:left w:val="none" w:sz="0" w:space="0" w:color="auto"/>
                <w:bottom w:val="none" w:sz="0" w:space="0" w:color="auto"/>
                <w:right w:val="none" w:sz="0" w:space="0" w:color="auto"/>
              </w:divBdr>
              <w:divsChild>
                <w:div w:id="6443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5882">
      <w:bodyDiv w:val="1"/>
      <w:marLeft w:val="0"/>
      <w:marRight w:val="0"/>
      <w:marTop w:val="0"/>
      <w:marBottom w:val="0"/>
      <w:divBdr>
        <w:top w:val="none" w:sz="0" w:space="0" w:color="auto"/>
        <w:left w:val="none" w:sz="0" w:space="0" w:color="auto"/>
        <w:bottom w:val="none" w:sz="0" w:space="0" w:color="auto"/>
        <w:right w:val="none" w:sz="0" w:space="0" w:color="auto"/>
      </w:divBdr>
    </w:div>
    <w:div w:id="806704130">
      <w:bodyDiv w:val="1"/>
      <w:marLeft w:val="0"/>
      <w:marRight w:val="0"/>
      <w:marTop w:val="0"/>
      <w:marBottom w:val="0"/>
      <w:divBdr>
        <w:top w:val="none" w:sz="0" w:space="0" w:color="auto"/>
        <w:left w:val="none" w:sz="0" w:space="0" w:color="auto"/>
        <w:bottom w:val="none" w:sz="0" w:space="0" w:color="auto"/>
        <w:right w:val="none" w:sz="0" w:space="0" w:color="auto"/>
      </w:divBdr>
    </w:div>
    <w:div w:id="833841747">
      <w:bodyDiv w:val="1"/>
      <w:marLeft w:val="0"/>
      <w:marRight w:val="0"/>
      <w:marTop w:val="0"/>
      <w:marBottom w:val="0"/>
      <w:divBdr>
        <w:top w:val="none" w:sz="0" w:space="0" w:color="auto"/>
        <w:left w:val="none" w:sz="0" w:space="0" w:color="auto"/>
        <w:bottom w:val="none" w:sz="0" w:space="0" w:color="auto"/>
        <w:right w:val="none" w:sz="0" w:space="0" w:color="auto"/>
      </w:divBdr>
      <w:divsChild>
        <w:div w:id="2102681925">
          <w:marLeft w:val="0"/>
          <w:marRight w:val="0"/>
          <w:marTop w:val="100"/>
          <w:marBottom w:val="100"/>
          <w:divBdr>
            <w:top w:val="none" w:sz="0" w:space="0" w:color="auto"/>
            <w:left w:val="none" w:sz="0" w:space="0" w:color="auto"/>
            <w:bottom w:val="none" w:sz="0" w:space="0" w:color="auto"/>
            <w:right w:val="none" w:sz="0" w:space="0" w:color="auto"/>
          </w:divBdr>
          <w:divsChild>
            <w:div w:id="25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3935">
      <w:bodyDiv w:val="1"/>
      <w:marLeft w:val="0"/>
      <w:marRight w:val="0"/>
      <w:marTop w:val="0"/>
      <w:marBottom w:val="0"/>
      <w:divBdr>
        <w:top w:val="none" w:sz="0" w:space="0" w:color="auto"/>
        <w:left w:val="none" w:sz="0" w:space="0" w:color="auto"/>
        <w:bottom w:val="none" w:sz="0" w:space="0" w:color="auto"/>
        <w:right w:val="none" w:sz="0" w:space="0" w:color="auto"/>
      </w:divBdr>
    </w:div>
    <w:div w:id="865294192">
      <w:bodyDiv w:val="1"/>
      <w:marLeft w:val="0"/>
      <w:marRight w:val="0"/>
      <w:marTop w:val="0"/>
      <w:marBottom w:val="0"/>
      <w:divBdr>
        <w:top w:val="none" w:sz="0" w:space="0" w:color="auto"/>
        <w:left w:val="none" w:sz="0" w:space="0" w:color="auto"/>
        <w:bottom w:val="none" w:sz="0" w:space="0" w:color="auto"/>
        <w:right w:val="none" w:sz="0" w:space="0" w:color="auto"/>
      </w:divBdr>
      <w:divsChild>
        <w:div w:id="2056151645">
          <w:marLeft w:val="0"/>
          <w:marRight w:val="0"/>
          <w:marTop w:val="0"/>
          <w:marBottom w:val="0"/>
          <w:divBdr>
            <w:top w:val="none" w:sz="0" w:space="0" w:color="auto"/>
            <w:left w:val="none" w:sz="0" w:space="0" w:color="auto"/>
            <w:bottom w:val="none" w:sz="0" w:space="0" w:color="auto"/>
            <w:right w:val="none" w:sz="0" w:space="0" w:color="auto"/>
          </w:divBdr>
          <w:divsChild>
            <w:div w:id="322205577">
              <w:marLeft w:val="0"/>
              <w:marRight w:val="0"/>
              <w:marTop w:val="0"/>
              <w:marBottom w:val="0"/>
              <w:divBdr>
                <w:top w:val="none" w:sz="0" w:space="0" w:color="auto"/>
                <w:left w:val="none" w:sz="0" w:space="0" w:color="auto"/>
                <w:bottom w:val="none" w:sz="0" w:space="0" w:color="auto"/>
                <w:right w:val="none" w:sz="0" w:space="0" w:color="auto"/>
              </w:divBdr>
              <w:divsChild>
                <w:div w:id="1941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09020">
      <w:bodyDiv w:val="1"/>
      <w:marLeft w:val="0"/>
      <w:marRight w:val="0"/>
      <w:marTop w:val="0"/>
      <w:marBottom w:val="0"/>
      <w:divBdr>
        <w:top w:val="none" w:sz="0" w:space="0" w:color="auto"/>
        <w:left w:val="none" w:sz="0" w:space="0" w:color="auto"/>
        <w:bottom w:val="none" w:sz="0" w:space="0" w:color="auto"/>
        <w:right w:val="none" w:sz="0" w:space="0" w:color="auto"/>
      </w:divBdr>
    </w:div>
    <w:div w:id="895092490">
      <w:bodyDiv w:val="1"/>
      <w:marLeft w:val="0"/>
      <w:marRight w:val="0"/>
      <w:marTop w:val="0"/>
      <w:marBottom w:val="0"/>
      <w:divBdr>
        <w:top w:val="none" w:sz="0" w:space="0" w:color="auto"/>
        <w:left w:val="none" w:sz="0" w:space="0" w:color="auto"/>
        <w:bottom w:val="none" w:sz="0" w:space="0" w:color="auto"/>
        <w:right w:val="none" w:sz="0" w:space="0" w:color="auto"/>
      </w:divBdr>
      <w:divsChild>
        <w:div w:id="28340272">
          <w:marLeft w:val="0"/>
          <w:marRight w:val="547"/>
          <w:marTop w:val="0"/>
          <w:marBottom w:val="0"/>
          <w:divBdr>
            <w:top w:val="none" w:sz="0" w:space="0" w:color="auto"/>
            <w:left w:val="none" w:sz="0" w:space="0" w:color="auto"/>
            <w:bottom w:val="none" w:sz="0" w:space="0" w:color="auto"/>
            <w:right w:val="none" w:sz="0" w:space="0" w:color="auto"/>
          </w:divBdr>
        </w:div>
        <w:div w:id="175923669">
          <w:marLeft w:val="0"/>
          <w:marRight w:val="547"/>
          <w:marTop w:val="0"/>
          <w:marBottom w:val="0"/>
          <w:divBdr>
            <w:top w:val="none" w:sz="0" w:space="0" w:color="auto"/>
            <w:left w:val="none" w:sz="0" w:space="0" w:color="auto"/>
            <w:bottom w:val="none" w:sz="0" w:space="0" w:color="auto"/>
            <w:right w:val="none" w:sz="0" w:space="0" w:color="auto"/>
          </w:divBdr>
        </w:div>
        <w:div w:id="1079593407">
          <w:marLeft w:val="0"/>
          <w:marRight w:val="547"/>
          <w:marTop w:val="0"/>
          <w:marBottom w:val="0"/>
          <w:divBdr>
            <w:top w:val="none" w:sz="0" w:space="0" w:color="auto"/>
            <w:left w:val="none" w:sz="0" w:space="0" w:color="auto"/>
            <w:bottom w:val="none" w:sz="0" w:space="0" w:color="auto"/>
            <w:right w:val="none" w:sz="0" w:space="0" w:color="auto"/>
          </w:divBdr>
        </w:div>
        <w:div w:id="1138183909">
          <w:marLeft w:val="0"/>
          <w:marRight w:val="547"/>
          <w:marTop w:val="0"/>
          <w:marBottom w:val="0"/>
          <w:divBdr>
            <w:top w:val="none" w:sz="0" w:space="0" w:color="auto"/>
            <w:left w:val="none" w:sz="0" w:space="0" w:color="auto"/>
            <w:bottom w:val="none" w:sz="0" w:space="0" w:color="auto"/>
            <w:right w:val="none" w:sz="0" w:space="0" w:color="auto"/>
          </w:divBdr>
        </w:div>
      </w:divsChild>
    </w:div>
    <w:div w:id="907224701">
      <w:bodyDiv w:val="1"/>
      <w:marLeft w:val="0"/>
      <w:marRight w:val="0"/>
      <w:marTop w:val="0"/>
      <w:marBottom w:val="0"/>
      <w:divBdr>
        <w:top w:val="none" w:sz="0" w:space="0" w:color="auto"/>
        <w:left w:val="none" w:sz="0" w:space="0" w:color="auto"/>
        <w:bottom w:val="none" w:sz="0" w:space="0" w:color="auto"/>
        <w:right w:val="none" w:sz="0" w:space="0" w:color="auto"/>
      </w:divBdr>
    </w:div>
    <w:div w:id="910043118">
      <w:bodyDiv w:val="1"/>
      <w:marLeft w:val="0"/>
      <w:marRight w:val="0"/>
      <w:marTop w:val="0"/>
      <w:marBottom w:val="0"/>
      <w:divBdr>
        <w:top w:val="none" w:sz="0" w:space="0" w:color="auto"/>
        <w:left w:val="none" w:sz="0" w:space="0" w:color="auto"/>
        <w:bottom w:val="none" w:sz="0" w:space="0" w:color="auto"/>
        <w:right w:val="none" w:sz="0" w:space="0" w:color="auto"/>
      </w:divBdr>
    </w:div>
    <w:div w:id="910383618">
      <w:bodyDiv w:val="1"/>
      <w:marLeft w:val="0"/>
      <w:marRight w:val="0"/>
      <w:marTop w:val="0"/>
      <w:marBottom w:val="0"/>
      <w:divBdr>
        <w:top w:val="none" w:sz="0" w:space="0" w:color="auto"/>
        <w:left w:val="none" w:sz="0" w:space="0" w:color="auto"/>
        <w:bottom w:val="none" w:sz="0" w:space="0" w:color="auto"/>
        <w:right w:val="none" w:sz="0" w:space="0" w:color="auto"/>
      </w:divBdr>
      <w:divsChild>
        <w:div w:id="970865466">
          <w:marLeft w:val="0"/>
          <w:marRight w:val="0"/>
          <w:marTop w:val="0"/>
          <w:marBottom w:val="0"/>
          <w:divBdr>
            <w:top w:val="none" w:sz="0" w:space="0" w:color="auto"/>
            <w:left w:val="none" w:sz="0" w:space="0" w:color="auto"/>
            <w:bottom w:val="none" w:sz="0" w:space="0" w:color="auto"/>
            <w:right w:val="none" w:sz="0" w:space="0" w:color="auto"/>
          </w:divBdr>
          <w:divsChild>
            <w:div w:id="1765956622">
              <w:marLeft w:val="0"/>
              <w:marRight w:val="0"/>
              <w:marTop w:val="0"/>
              <w:marBottom w:val="0"/>
              <w:divBdr>
                <w:top w:val="none" w:sz="0" w:space="0" w:color="auto"/>
                <w:left w:val="none" w:sz="0" w:space="0" w:color="auto"/>
                <w:bottom w:val="none" w:sz="0" w:space="0" w:color="auto"/>
                <w:right w:val="none" w:sz="0" w:space="0" w:color="auto"/>
              </w:divBdr>
              <w:divsChild>
                <w:div w:id="1175681619">
                  <w:marLeft w:val="0"/>
                  <w:marRight w:val="0"/>
                  <w:marTop w:val="0"/>
                  <w:marBottom w:val="0"/>
                  <w:divBdr>
                    <w:top w:val="none" w:sz="0" w:space="0" w:color="auto"/>
                    <w:left w:val="none" w:sz="0" w:space="0" w:color="auto"/>
                    <w:bottom w:val="none" w:sz="0" w:space="0" w:color="auto"/>
                    <w:right w:val="none" w:sz="0" w:space="0" w:color="auto"/>
                  </w:divBdr>
                  <w:divsChild>
                    <w:div w:id="18782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5089">
      <w:bodyDiv w:val="1"/>
      <w:marLeft w:val="0"/>
      <w:marRight w:val="0"/>
      <w:marTop w:val="0"/>
      <w:marBottom w:val="0"/>
      <w:divBdr>
        <w:top w:val="none" w:sz="0" w:space="0" w:color="auto"/>
        <w:left w:val="none" w:sz="0" w:space="0" w:color="auto"/>
        <w:bottom w:val="none" w:sz="0" w:space="0" w:color="auto"/>
        <w:right w:val="none" w:sz="0" w:space="0" w:color="auto"/>
      </w:divBdr>
      <w:divsChild>
        <w:div w:id="446583398">
          <w:marLeft w:val="0"/>
          <w:marRight w:val="0"/>
          <w:marTop w:val="0"/>
          <w:marBottom w:val="0"/>
          <w:divBdr>
            <w:top w:val="none" w:sz="0" w:space="0" w:color="auto"/>
            <w:left w:val="none" w:sz="0" w:space="0" w:color="auto"/>
            <w:bottom w:val="none" w:sz="0" w:space="0" w:color="auto"/>
            <w:right w:val="none" w:sz="0" w:space="0" w:color="auto"/>
          </w:divBdr>
          <w:divsChild>
            <w:div w:id="1453791992">
              <w:marLeft w:val="0"/>
              <w:marRight w:val="0"/>
              <w:marTop w:val="0"/>
              <w:marBottom w:val="0"/>
              <w:divBdr>
                <w:top w:val="none" w:sz="0" w:space="0" w:color="auto"/>
                <w:left w:val="none" w:sz="0" w:space="0" w:color="auto"/>
                <w:bottom w:val="none" w:sz="0" w:space="0" w:color="auto"/>
                <w:right w:val="none" w:sz="0" w:space="0" w:color="auto"/>
              </w:divBdr>
              <w:divsChild>
                <w:div w:id="2017927079">
                  <w:marLeft w:val="0"/>
                  <w:marRight w:val="0"/>
                  <w:marTop w:val="0"/>
                  <w:marBottom w:val="0"/>
                  <w:divBdr>
                    <w:top w:val="none" w:sz="0" w:space="0" w:color="auto"/>
                    <w:left w:val="none" w:sz="0" w:space="0" w:color="auto"/>
                    <w:bottom w:val="none" w:sz="0" w:space="0" w:color="auto"/>
                    <w:right w:val="none" w:sz="0" w:space="0" w:color="auto"/>
                  </w:divBdr>
                  <w:divsChild>
                    <w:div w:id="18727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36091">
      <w:bodyDiv w:val="1"/>
      <w:marLeft w:val="0"/>
      <w:marRight w:val="0"/>
      <w:marTop w:val="0"/>
      <w:marBottom w:val="0"/>
      <w:divBdr>
        <w:top w:val="none" w:sz="0" w:space="0" w:color="auto"/>
        <w:left w:val="none" w:sz="0" w:space="0" w:color="auto"/>
        <w:bottom w:val="none" w:sz="0" w:space="0" w:color="auto"/>
        <w:right w:val="none" w:sz="0" w:space="0" w:color="auto"/>
      </w:divBdr>
    </w:div>
    <w:div w:id="969095223">
      <w:bodyDiv w:val="1"/>
      <w:marLeft w:val="0"/>
      <w:marRight w:val="0"/>
      <w:marTop w:val="0"/>
      <w:marBottom w:val="0"/>
      <w:divBdr>
        <w:top w:val="none" w:sz="0" w:space="0" w:color="auto"/>
        <w:left w:val="none" w:sz="0" w:space="0" w:color="auto"/>
        <w:bottom w:val="none" w:sz="0" w:space="0" w:color="auto"/>
        <w:right w:val="none" w:sz="0" w:space="0" w:color="auto"/>
      </w:divBdr>
      <w:divsChild>
        <w:div w:id="955678540">
          <w:marLeft w:val="0"/>
          <w:marRight w:val="0"/>
          <w:marTop w:val="0"/>
          <w:marBottom w:val="0"/>
          <w:divBdr>
            <w:top w:val="none" w:sz="0" w:space="0" w:color="auto"/>
            <w:left w:val="none" w:sz="0" w:space="0" w:color="auto"/>
            <w:bottom w:val="none" w:sz="0" w:space="0" w:color="auto"/>
            <w:right w:val="none" w:sz="0" w:space="0" w:color="auto"/>
          </w:divBdr>
          <w:divsChild>
            <w:div w:id="1666325571">
              <w:marLeft w:val="0"/>
              <w:marRight w:val="0"/>
              <w:marTop w:val="0"/>
              <w:marBottom w:val="0"/>
              <w:divBdr>
                <w:top w:val="none" w:sz="0" w:space="0" w:color="auto"/>
                <w:left w:val="none" w:sz="0" w:space="0" w:color="auto"/>
                <w:bottom w:val="none" w:sz="0" w:space="0" w:color="auto"/>
                <w:right w:val="none" w:sz="0" w:space="0" w:color="auto"/>
              </w:divBdr>
              <w:divsChild>
                <w:div w:id="1949042644">
                  <w:marLeft w:val="0"/>
                  <w:marRight w:val="0"/>
                  <w:marTop w:val="0"/>
                  <w:marBottom w:val="0"/>
                  <w:divBdr>
                    <w:top w:val="none" w:sz="0" w:space="0" w:color="auto"/>
                    <w:left w:val="none" w:sz="0" w:space="0" w:color="auto"/>
                    <w:bottom w:val="none" w:sz="0" w:space="0" w:color="auto"/>
                    <w:right w:val="none" w:sz="0" w:space="0" w:color="auto"/>
                  </w:divBdr>
                  <w:divsChild>
                    <w:div w:id="212253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21790">
      <w:bodyDiv w:val="1"/>
      <w:marLeft w:val="0"/>
      <w:marRight w:val="0"/>
      <w:marTop w:val="0"/>
      <w:marBottom w:val="0"/>
      <w:divBdr>
        <w:top w:val="none" w:sz="0" w:space="0" w:color="auto"/>
        <w:left w:val="none" w:sz="0" w:space="0" w:color="auto"/>
        <w:bottom w:val="none" w:sz="0" w:space="0" w:color="auto"/>
        <w:right w:val="none" w:sz="0" w:space="0" w:color="auto"/>
      </w:divBdr>
    </w:div>
    <w:div w:id="981274486">
      <w:bodyDiv w:val="1"/>
      <w:marLeft w:val="0"/>
      <w:marRight w:val="0"/>
      <w:marTop w:val="0"/>
      <w:marBottom w:val="0"/>
      <w:divBdr>
        <w:top w:val="none" w:sz="0" w:space="0" w:color="auto"/>
        <w:left w:val="none" w:sz="0" w:space="0" w:color="auto"/>
        <w:bottom w:val="none" w:sz="0" w:space="0" w:color="auto"/>
        <w:right w:val="none" w:sz="0" w:space="0" w:color="auto"/>
      </w:divBdr>
    </w:div>
    <w:div w:id="1001352551">
      <w:bodyDiv w:val="1"/>
      <w:marLeft w:val="0"/>
      <w:marRight w:val="0"/>
      <w:marTop w:val="0"/>
      <w:marBottom w:val="0"/>
      <w:divBdr>
        <w:top w:val="none" w:sz="0" w:space="0" w:color="auto"/>
        <w:left w:val="none" w:sz="0" w:space="0" w:color="auto"/>
        <w:bottom w:val="none" w:sz="0" w:space="0" w:color="auto"/>
        <w:right w:val="none" w:sz="0" w:space="0" w:color="auto"/>
      </w:divBdr>
      <w:divsChild>
        <w:div w:id="1826625839">
          <w:marLeft w:val="0"/>
          <w:marRight w:val="0"/>
          <w:marTop w:val="0"/>
          <w:marBottom w:val="0"/>
          <w:divBdr>
            <w:top w:val="none" w:sz="0" w:space="0" w:color="auto"/>
            <w:left w:val="none" w:sz="0" w:space="0" w:color="auto"/>
            <w:bottom w:val="none" w:sz="0" w:space="0" w:color="auto"/>
            <w:right w:val="none" w:sz="0" w:space="0" w:color="auto"/>
          </w:divBdr>
          <w:divsChild>
            <w:div w:id="411895217">
              <w:marLeft w:val="0"/>
              <w:marRight w:val="0"/>
              <w:marTop w:val="0"/>
              <w:marBottom w:val="0"/>
              <w:divBdr>
                <w:top w:val="none" w:sz="0" w:space="0" w:color="auto"/>
                <w:left w:val="none" w:sz="0" w:space="0" w:color="auto"/>
                <w:bottom w:val="none" w:sz="0" w:space="0" w:color="auto"/>
                <w:right w:val="none" w:sz="0" w:space="0" w:color="auto"/>
              </w:divBdr>
              <w:divsChild>
                <w:div w:id="17358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498646">
      <w:bodyDiv w:val="1"/>
      <w:marLeft w:val="0"/>
      <w:marRight w:val="0"/>
      <w:marTop w:val="0"/>
      <w:marBottom w:val="0"/>
      <w:divBdr>
        <w:top w:val="none" w:sz="0" w:space="0" w:color="auto"/>
        <w:left w:val="none" w:sz="0" w:space="0" w:color="auto"/>
        <w:bottom w:val="none" w:sz="0" w:space="0" w:color="auto"/>
        <w:right w:val="none" w:sz="0" w:space="0" w:color="auto"/>
      </w:divBdr>
      <w:divsChild>
        <w:div w:id="326860447">
          <w:marLeft w:val="0"/>
          <w:marRight w:val="0"/>
          <w:marTop w:val="0"/>
          <w:marBottom w:val="0"/>
          <w:divBdr>
            <w:top w:val="none" w:sz="0" w:space="0" w:color="auto"/>
            <w:left w:val="none" w:sz="0" w:space="0" w:color="auto"/>
            <w:bottom w:val="none" w:sz="0" w:space="0" w:color="auto"/>
            <w:right w:val="none" w:sz="0" w:space="0" w:color="auto"/>
          </w:divBdr>
          <w:divsChild>
            <w:div w:id="1802765429">
              <w:marLeft w:val="0"/>
              <w:marRight w:val="0"/>
              <w:marTop w:val="0"/>
              <w:marBottom w:val="0"/>
              <w:divBdr>
                <w:top w:val="none" w:sz="0" w:space="0" w:color="auto"/>
                <w:left w:val="none" w:sz="0" w:space="0" w:color="auto"/>
                <w:bottom w:val="none" w:sz="0" w:space="0" w:color="auto"/>
                <w:right w:val="none" w:sz="0" w:space="0" w:color="auto"/>
              </w:divBdr>
              <w:divsChild>
                <w:div w:id="21002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27588">
      <w:bodyDiv w:val="1"/>
      <w:marLeft w:val="0"/>
      <w:marRight w:val="0"/>
      <w:marTop w:val="0"/>
      <w:marBottom w:val="0"/>
      <w:divBdr>
        <w:top w:val="none" w:sz="0" w:space="0" w:color="auto"/>
        <w:left w:val="none" w:sz="0" w:space="0" w:color="auto"/>
        <w:bottom w:val="none" w:sz="0" w:space="0" w:color="auto"/>
        <w:right w:val="none" w:sz="0" w:space="0" w:color="auto"/>
      </w:divBdr>
      <w:divsChild>
        <w:div w:id="1696614003">
          <w:marLeft w:val="0"/>
          <w:marRight w:val="0"/>
          <w:marTop w:val="0"/>
          <w:marBottom w:val="0"/>
          <w:divBdr>
            <w:top w:val="none" w:sz="0" w:space="0" w:color="auto"/>
            <w:left w:val="none" w:sz="0" w:space="0" w:color="auto"/>
            <w:bottom w:val="none" w:sz="0" w:space="0" w:color="auto"/>
            <w:right w:val="none" w:sz="0" w:space="0" w:color="auto"/>
          </w:divBdr>
          <w:divsChild>
            <w:div w:id="567687338">
              <w:marLeft w:val="0"/>
              <w:marRight w:val="0"/>
              <w:marTop w:val="0"/>
              <w:marBottom w:val="0"/>
              <w:divBdr>
                <w:top w:val="none" w:sz="0" w:space="0" w:color="auto"/>
                <w:left w:val="none" w:sz="0" w:space="0" w:color="auto"/>
                <w:bottom w:val="none" w:sz="0" w:space="0" w:color="auto"/>
                <w:right w:val="none" w:sz="0" w:space="0" w:color="auto"/>
              </w:divBdr>
              <w:divsChild>
                <w:div w:id="1247806725">
                  <w:marLeft w:val="0"/>
                  <w:marRight w:val="0"/>
                  <w:marTop w:val="0"/>
                  <w:marBottom w:val="0"/>
                  <w:divBdr>
                    <w:top w:val="none" w:sz="0" w:space="0" w:color="auto"/>
                    <w:left w:val="none" w:sz="0" w:space="0" w:color="auto"/>
                    <w:bottom w:val="none" w:sz="0" w:space="0" w:color="auto"/>
                    <w:right w:val="none" w:sz="0" w:space="0" w:color="auto"/>
                  </w:divBdr>
                  <w:divsChild>
                    <w:div w:id="156307342">
                      <w:marLeft w:val="0"/>
                      <w:marRight w:val="0"/>
                      <w:marTop w:val="0"/>
                      <w:marBottom w:val="0"/>
                      <w:divBdr>
                        <w:top w:val="none" w:sz="0" w:space="0" w:color="auto"/>
                        <w:left w:val="none" w:sz="0" w:space="0" w:color="auto"/>
                        <w:bottom w:val="none" w:sz="0" w:space="0" w:color="auto"/>
                        <w:right w:val="none" w:sz="0" w:space="0" w:color="auto"/>
                      </w:divBdr>
                    </w:div>
                  </w:divsChild>
                </w:div>
                <w:div w:id="1624920069">
                  <w:marLeft w:val="0"/>
                  <w:marRight w:val="0"/>
                  <w:marTop w:val="0"/>
                  <w:marBottom w:val="0"/>
                  <w:divBdr>
                    <w:top w:val="none" w:sz="0" w:space="0" w:color="auto"/>
                    <w:left w:val="none" w:sz="0" w:space="0" w:color="auto"/>
                    <w:bottom w:val="none" w:sz="0" w:space="0" w:color="auto"/>
                    <w:right w:val="none" w:sz="0" w:space="0" w:color="auto"/>
                  </w:divBdr>
                  <w:divsChild>
                    <w:div w:id="754478057">
                      <w:marLeft w:val="0"/>
                      <w:marRight w:val="0"/>
                      <w:marTop w:val="0"/>
                      <w:marBottom w:val="0"/>
                      <w:divBdr>
                        <w:top w:val="none" w:sz="0" w:space="0" w:color="auto"/>
                        <w:left w:val="none" w:sz="0" w:space="0" w:color="auto"/>
                        <w:bottom w:val="none" w:sz="0" w:space="0" w:color="auto"/>
                        <w:right w:val="none" w:sz="0" w:space="0" w:color="auto"/>
                      </w:divBdr>
                    </w:div>
                  </w:divsChild>
                </w:div>
                <w:div w:id="1664159458">
                  <w:marLeft w:val="0"/>
                  <w:marRight w:val="0"/>
                  <w:marTop w:val="0"/>
                  <w:marBottom w:val="0"/>
                  <w:divBdr>
                    <w:top w:val="none" w:sz="0" w:space="0" w:color="auto"/>
                    <w:left w:val="none" w:sz="0" w:space="0" w:color="auto"/>
                    <w:bottom w:val="none" w:sz="0" w:space="0" w:color="auto"/>
                    <w:right w:val="none" w:sz="0" w:space="0" w:color="auto"/>
                  </w:divBdr>
                  <w:divsChild>
                    <w:div w:id="194630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502663">
      <w:bodyDiv w:val="1"/>
      <w:marLeft w:val="0"/>
      <w:marRight w:val="0"/>
      <w:marTop w:val="0"/>
      <w:marBottom w:val="0"/>
      <w:divBdr>
        <w:top w:val="none" w:sz="0" w:space="0" w:color="auto"/>
        <w:left w:val="none" w:sz="0" w:space="0" w:color="auto"/>
        <w:bottom w:val="none" w:sz="0" w:space="0" w:color="auto"/>
        <w:right w:val="none" w:sz="0" w:space="0" w:color="auto"/>
      </w:divBdr>
    </w:div>
    <w:div w:id="1071268583">
      <w:bodyDiv w:val="1"/>
      <w:marLeft w:val="0"/>
      <w:marRight w:val="0"/>
      <w:marTop w:val="0"/>
      <w:marBottom w:val="0"/>
      <w:divBdr>
        <w:top w:val="none" w:sz="0" w:space="0" w:color="auto"/>
        <w:left w:val="none" w:sz="0" w:space="0" w:color="auto"/>
        <w:bottom w:val="none" w:sz="0" w:space="0" w:color="auto"/>
        <w:right w:val="none" w:sz="0" w:space="0" w:color="auto"/>
      </w:divBdr>
      <w:divsChild>
        <w:div w:id="1171946473">
          <w:marLeft w:val="0"/>
          <w:marRight w:val="0"/>
          <w:marTop w:val="0"/>
          <w:marBottom w:val="0"/>
          <w:divBdr>
            <w:top w:val="none" w:sz="0" w:space="0" w:color="auto"/>
            <w:left w:val="none" w:sz="0" w:space="0" w:color="auto"/>
            <w:bottom w:val="none" w:sz="0" w:space="0" w:color="auto"/>
            <w:right w:val="none" w:sz="0" w:space="0" w:color="auto"/>
          </w:divBdr>
          <w:divsChild>
            <w:div w:id="228082921">
              <w:marLeft w:val="0"/>
              <w:marRight w:val="0"/>
              <w:marTop w:val="0"/>
              <w:marBottom w:val="0"/>
              <w:divBdr>
                <w:top w:val="none" w:sz="0" w:space="0" w:color="auto"/>
                <w:left w:val="none" w:sz="0" w:space="0" w:color="auto"/>
                <w:bottom w:val="none" w:sz="0" w:space="0" w:color="auto"/>
                <w:right w:val="none" w:sz="0" w:space="0" w:color="auto"/>
              </w:divBdr>
              <w:divsChild>
                <w:div w:id="762605619">
                  <w:marLeft w:val="0"/>
                  <w:marRight w:val="0"/>
                  <w:marTop w:val="0"/>
                  <w:marBottom w:val="0"/>
                  <w:divBdr>
                    <w:top w:val="none" w:sz="0" w:space="0" w:color="auto"/>
                    <w:left w:val="none" w:sz="0" w:space="0" w:color="auto"/>
                    <w:bottom w:val="none" w:sz="0" w:space="0" w:color="auto"/>
                    <w:right w:val="none" w:sz="0" w:space="0" w:color="auto"/>
                  </w:divBdr>
                  <w:divsChild>
                    <w:div w:id="19098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73611">
      <w:bodyDiv w:val="1"/>
      <w:marLeft w:val="0"/>
      <w:marRight w:val="0"/>
      <w:marTop w:val="0"/>
      <w:marBottom w:val="0"/>
      <w:divBdr>
        <w:top w:val="none" w:sz="0" w:space="0" w:color="auto"/>
        <w:left w:val="none" w:sz="0" w:space="0" w:color="auto"/>
        <w:bottom w:val="none" w:sz="0" w:space="0" w:color="auto"/>
        <w:right w:val="none" w:sz="0" w:space="0" w:color="auto"/>
      </w:divBdr>
      <w:divsChild>
        <w:div w:id="133529477">
          <w:marLeft w:val="0"/>
          <w:marRight w:val="0"/>
          <w:marTop w:val="0"/>
          <w:marBottom w:val="0"/>
          <w:divBdr>
            <w:top w:val="none" w:sz="0" w:space="0" w:color="auto"/>
            <w:left w:val="none" w:sz="0" w:space="0" w:color="auto"/>
            <w:bottom w:val="none" w:sz="0" w:space="0" w:color="auto"/>
            <w:right w:val="none" w:sz="0" w:space="0" w:color="auto"/>
          </w:divBdr>
          <w:divsChild>
            <w:div w:id="1988128132">
              <w:marLeft w:val="0"/>
              <w:marRight w:val="0"/>
              <w:marTop w:val="0"/>
              <w:marBottom w:val="0"/>
              <w:divBdr>
                <w:top w:val="none" w:sz="0" w:space="0" w:color="auto"/>
                <w:left w:val="none" w:sz="0" w:space="0" w:color="auto"/>
                <w:bottom w:val="none" w:sz="0" w:space="0" w:color="auto"/>
                <w:right w:val="none" w:sz="0" w:space="0" w:color="auto"/>
              </w:divBdr>
              <w:divsChild>
                <w:div w:id="418719152">
                  <w:marLeft w:val="0"/>
                  <w:marRight w:val="0"/>
                  <w:marTop w:val="0"/>
                  <w:marBottom w:val="0"/>
                  <w:divBdr>
                    <w:top w:val="none" w:sz="0" w:space="0" w:color="auto"/>
                    <w:left w:val="none" w:sz="0" w:space="0" w:color="auto"/>
                    <w:bottom w:val="none" w:sz="0" w:space="0" w:color="auto"/>
                    <w:right w:val="none" w:sz="0" w:space="0" w:color="auto"/>
                  </w:divBdr>
                  <w:divsChild>
                    <w:div w:id="17365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416538">
      <w:bodyDiv w:val="1"/>
      <w:marLeft w:val="0"/>
      <w:marRight w:val="0"/>
      <w:marTop w:val="0"/>
      <w:marBottom w:val="0"/>
      <w:divBdr>
        <w:top w:val="none" w:sz="0" w:space="0" w:color="auto"/>
        <w:left w:val="none" w:sz="0" w:space="0" w:color="auto"/>
        <w:bottom w:val="none" w:sz="0" w:space="0" w:color="auto"/>
        <w:right w:val="none" w:sz="0" w:space="0" w:color="auto"/>
      </w:divBdr>
      <w:divsChild>
        <w:div w:id="1326978174">
          <w:marLeft w:val="0"/>
          <w:marRight w:val="0"/>
          <w:marTop w:val="0"/>
          <w:marBottom w:val="0"/>
          <w:divBdr>
            <w:top w:val="none" w:sz="0" w:space="0" w:color="auto"/>
            <w:left w:val="none" w:sz="0" w:space="0" w:color="auto"/>
            <w:bottom w:val="none" w:sz="0" w:space="0" w:color="auto"/>
            <w:right w:val="none" w:sz="0" w:space="0" w:color="auto"/>
          </w:divBdr>
          <w:divsChild>
            <w:div w:id="1279486502">
              <w:marLeft w:val="0"/>
              <w:marRight w:val="0"/>
              <w:marTop w:val="0"/>
              <w:marBottom w:val="0"/>
              <w:divBdr>
                <w:top w:val="none" w:sz="0" w:space="0" w:color="auto"/>
                <w:left w:val="none" w:sz="0" w:space="0" w:color="auto"/>
                <w:bottom w:val="none" w:sz="0" w:space="0" w:color="auto"/>
                <w:right w:val="none" w:sz="0" w:space="0" w:color="auto"/>
              </w:divBdr>
              <w:divsChild>
                <w:div w:id="1544831663">
                  <w:marLeft w:val="0"/>
                  <w:marRight w:val="0"/>
                  <w:marTop w:val="0"/>
                  <w:marBottom w:val="0"/>
                  <w:divBdr>
                    <w:top w:val="none" w:sz="0" w:space="0" w:color="auto"/>
                    <w:left w:val="none" w:sz="0" w:space="0" w:color="auto"/>
                    <w:bottom w:val="none" w:sz="0" w:space="0" w:color="auto"/>
                    <w:right w:val="none" w:sz="0" w:space="0" w:color="auto"/>
                  </w:divBdr>
                  <w:divsChild>
                    <w:div w:id="100455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252444">
      <w:bodyDiv w:val="1"/>
      <w:marLeft w:val="0"/>
      <w:marRight w:val="0"/>
      <w:marTop w:val="0"/>
      <w:marBottom w:val="0"/>
      <w:divBdr>
        <w:top w:val="none" w:sz="0" w:space="0" w:color="auto"/>
        <w:left w:val="none" w:sz="0" w:space="0" w:color="auto"/>
        <w:bottom w:val="none" w:sz="0" w:space="0" w:color="auto"/>
        <w:right w:val="none" w:sz="0" w:space="0" w:color="auto"/>
      </w:divBdr>
    </w:div>
    <w:div w:id="1132138697">
      <w:bodyDiv w:val="1"/>
      <w:marLeft w:val="0"/>
      <w:marRight w:val="0"/>
      <w:marTop w:val="0"/>
      <w:marBottom w:val="0"/>
      <w:divBdr>
        <w:top w:val="none" w:sz="0" w:space="0" w:color="auto"/>
        <w:left w:val="none" w:sz="0" w:space="0" w:color="auto"/>
        <w:bottom w:val="none" w:sz="0" w:space="0" w:color="auto"/>
        <w:right w:val="none" w:sz="0" w:space="0" w:color="auto"/>
      </w:divBdr>
    </w:div>
    <w:div w:id="1140224919">
      <w:bodyDiv w:val="1"/>
      <w:marLeft w:val="0"/>
      <w:marRight w:val="0"/>
      <w:marTop w:val="0"/>
      <w:marBottom w:val="0"/>
      <w:divBdr>
        <w:top w:val="none" w:sz="0" w:space="0" w:color="auto"/>
        <w:left w:val="none" w:sz="0" w:space="0" w:color="auto"/>
        <w:bottom w:val="none" w:sz="0" w:space="0" w:color="auto"/>
        <w:right w:val="none" w:sz="0" w:space="0" w:color="auto"/>
      </w:divBdr>
      <w:divsChild>
        <w:div w:id="661857317">
          <w:marLeft w:val="0"/>
          <w:marRight w:val="0"/>
          <w:marTop w:val="0"/>
          <w:marBottom w:val="0"/>
          <w:divBdr>
            <w:top w:val="none" w:sz="0" w:space="0" w:color="auto"/>
            <w:left w:val="none" w:sz="0" w:space="0" w:color="auto"/>
            <w:bottom w:val="none" w:sz="0" w:space="0" w:color="auto"/>
            <w:right w:val="none" w:sz="0" w:space="0" w:color="auto"/>
          </w:divBdr>
          <w:divsChild>
            <w:div w:id="686254505">
              <w:marLeft w:val="0"/>
              <w:marRight w:val="0"/>
              <w:marTop w:val="0"/>
              <w:marBottom w:val="0"/>
              <w:divBdr>
                <w:top w:val="none" w:sz="0" w:space="0" w:color="auto"/>
                <w:left w:val="none" w:sz="0" w:space="0" w:color="auto"/>
                <w:bottom w:val="none" w:sz="0" w:space="0" w:color="auto"/>
                <w:right w:val="none" w:sz="0" w:space="0" w:color="auto"/>
              </w:divBdr>
              <w:divsChild>
                <w:div w:id="390082114">
                  <w:marLeft w:val="0"/>
                  <w:marRight w:val="0"/>
                  <w:marTop w:val="0"/>
                  <w:marBottom w:val="0"/>
                  <w:divBdr>
                    <w:top w:val="none" w:sz="0" w:space="0" w:color="auto"/>
                    <w:left w:val="none" w:sz="0" w:space="0" w:color="auto"/>
                    <w:bottom w:val="none" w:sz="0" w:space="0" w:color="auto"/>
                    <w:right w:val="none" w:sz="0" w:space="0" w:color="auto"/>
                  </w:divBdr>
                  <w:divsChild>
                    <w:div w:id="3160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629927">
      <w:bodyDiv w:val="1"/>
      <w:marLeft w:val="0"/>
      <w:marRight w:val="0"/>
      <w:marTop w:val="0"/>
      <w:marBottom w:val="0"/>
      <w:divBdr>
        <w:top w:val="none" w:sz="0" w:space="0" w:color="auto"/>
        <w:left w:val="none" w:sz="0" w:space="0" w:color="auto"/>
        <w:bottom w:val="none" w:sz="0" w:space="0" w:color="auto"/>
        <w:right w:val="none" w:sz="0" w:space="0" w:color="auto"/>
      </w:divBdr>
      <w:divsChild>
        <w:div w:id="1974097694">
          <w:marLeft w:val="0"/>
          <w:marRight w:val="0"/>
          <w:marTop w:val="0"/>
          <w:marBottom w:val="0"/>
          <w:divBdr>
            <w:top w:val="none" w:sz="0" w:space="0" w:color="auto"/>
            <w:left w:val="none" w:sz="0" w:space="0" w:color="auto"/>
            <w:bottom w:val="none" w:sz="0" w:space="0" w:color="auto"/>
            <w:right w:val="none" w:sz="0" w:space="0" w:color="auto"/>
          </w:divBdr>
          <w:divsChild>
            <w:div w:id="305744764">
              <w:marLeft w:val="0"/>
              <w:marRight w:val="0"/>
              <w:marTop w:val="0"/>
              <w:marBottom w:val="0"/>
              <w:divBdr>
                <w:top w:val="none" w:sz="0" w:space="0" w:color="auto"/>
                <w:left w:val="none" w:sz="0" w:space="0" w:color="auto"/>
                <w:bottom w:val="none" w:sz="0" w:space="0" w:color="auto"/>
                <w:right w:val="none" w:sz="0" w:space="0" w:color="auto"/>
              </w:divBdr>
              <w:divsChild>
                <w:div w:id="1464808629">
                  <w:marLeft w:val="0"/>
                  <w:marRight w:val="0"/>
                  <w:marTop w:val="0"/>
                  <w:marBottom w:val="0"/>
                  <w:divBdr>
                    <w:top w:val="none" w:sz="0" w:space="0" w:color="auto"/>
                    <w:left w:val="none" w:sz="0" w:space="0" w:color="auto"/>
                    <w:bottom w:val="none" w:sz="0" w:space="0" w:color="auto"/>
                    <w:right w:val="none" w:sz="0" w:space="0" w:color="auto"/>
                  </w:divBdr>
                  <w:divsChild>
                    <w:div w:id="12587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778697">
      <w:bodyDiv w:val="1"/>
      <w:marLeft w:val="0"/>
      <w:marRight w:val="0"/>
      <w:marTop w:val="0"/>
      <w:marBottom w:val="0"/>
      <w:divBdr>
        <w:top w:val="none" w:sz="0" w:space="0" w:color="auto"/>
        <w:left w:val="none" w:sz="0" w:space="0" w:color="auto"/>
        <w:bottom w:val="none" w:sz="0" w:space="0" w:color="auto"/>
        <w:right w:val="none" w:sz="0" w:space="0" w:color="auto"/>
      </w:divBdr>
      <w:divsChild>
        <w:div w:id="1938247207">
          <w:marLeft w:val="0"/>
          <w:marRight w:val="0"/>
          <w:marTop w:val="0"/>
          <w:marBottom w:val="0"/>
          <w:divBdr>
            <w:top w:val="none" w:sz="0" w:space="0" w:color="auto"/>
            <w:left w:val="none" w:sz="0" w:space="0" w:color="auto"/>
            <w:bottom w:val="none" w:sz="0" w:space="0" w:color="auto"/>
            <w:right w:val="none" w:sz="0" w:space="0" w:color="auto"/>
          </w:divBdr>
          <w:divsChild>
            <w:div w:id="770735823">
              <w:marLeft w:val="0"/>
              <w:marRight w:val="0"/>
              <w:marTop w:val="0"/>
              <w:marBottom w:val="0"/>
              <w:divBdr>
                <w:top w:val="none" w:sz="0" w:space="0" w:color="auto"/>
                <w:left w:val="none" w:sz="0" w:space="0" w:color="auto"/>
                <w:bottom w:val="none" w:sz="0" w:space="0" w:color="auto"/>
                <w:right w:val="none" w:sz="0" w:space="0" w:color="auto"/>
              </w:divBdr>
              <w:divsChild>
                <w:div w:id="1484009633">
                  <w:marLeft w:val="0"/>
                  <w:marRight w:val="0"/>
                  <w:marTop w:val="0"/>
                  <w:marBottom w:val="0"/>
                  <w:divBdr>
                    <w:top w:val="none" w:sz="0" w:space="0" w:color="auto"/>
                    <w:left w:val="none" w:sz="0" w:space="0" w:color="auto"/>
                    <w:bottom w:val="none" w:sz="0" w:space="0" w:color="auto"/>
                    <w:right w:val="none" w:sz="0" w:space="0" w:color="auto"/>
                  </w:divBdr>
                  <w:divsChild>
                    <w:div w:id="12445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160883">
      <w:bodyDiv w:val="1"/>
      <w:marLeft w:val="0"/>
      <w:marRight w:val="0"/>
      <w:marTop w:val="0"/>
      <w:marBottom w:val="0"/>
      <w:divBdr>
        <w:top w:val="none" w:sz="0" w:space="0" w:color="auto"/>
        <w:left w:val="none" w:sz="0" w:space="0" w:color="auto"/>
        <w:bottom w:val="none" w:sz="0" w:space="0" w:color="auto"/>
        <w:right w:val="none" w:sz="0" w:space="0" w:color="auto"/>
      </w:divBdr>
    </w:div>
    <w:div w:id="1163010661">
      <w:bodyDiv w:val="1"/>
      <w:marLeft w:val="0"/>
      <w:marRight w:val="0"/>
      <w:marTop w:val="0"/>
      <w:marBottom w:val="0"/>
      <w:divBdr>
        <w:top w:val="none" w:sz="0" w:space="0" w:color="auto"/>
        <w:left w:val="none" w:sz="0" w:space="0" w:color="auto"/>
        <w:bottom w:val="none" w:sz="0" w:space="0" w:color="auto"/>
        <w:right w:val="none" w:sz="0" w:space="0" w:color="auto"/>
      </w:divBdr>
    </w:div>
    <w:div w:id="1164274672">
      <w:bodyDiv w:val="1"/>
      <w:marLeft w:val="0"/>
      <w:marRight w:val="0"/>
      <w:marTop w:val="0"/>
      <w:marBottom w:val="0"/>
      <w:divBdr>
        <w:top w:val="none" w:sz="0" w:space="0" w:color="auto"/>
        <w:left w:val="none" w:sz="0" w:space="0" w:color="auto"/>
        <w:bottom w:val="none" w:sz="0" w:space="0" w:color="auto"/>
        <w:right w:val="none" w:sz="0" w:space="0" w:color="auto"/>
      </w:divBdr>
      <w:divsChild>
        <w:div w:id="1088505379">
          <w:marLeft w:val="0"/>
          <w:marRight w:val="0"/>
          <w:marTop w:val="0"/>
          <w:marBottom w:val="0"/>
          <w:divBdr>
            <w:top w:val="none" w:sz="0" w:space="0" w:color="auto"/>
            <w:left w:val="none" w:sz="0" w:space="0" w:color="auto"/>
            <w:bottom w:val="none" w:sz="0" w:space="0" w:color="auto"/>
            <w:right w:val="none" w:sz="0" w:space="0" w:color="auto"/>
          </w:divBdr>
          <w:divsChild>
            <w:div w:id="1655716476">
              <w:marLeft w:val="0"/>
              <w:marRight w:val="0"/>
              <w:marTop w:val="0"/>
              <w:marBottom w:val="0"/>
              <w:divBdr>
                <w:top w:val="none" w:sz="0" w:space="0" w:color="auto"/>
                <w:left w:val="none" w:sz="0" w:space="0" w:color="auto"/>
                <w:bottom w:val="none" w:sz="0" w:space="0" w:color="auto"/>
                <w:right w:val="none" w:sz="0" w:space="0" w:color="auto"/>
              </w:divBdr>
              <w:divsChild>
                <w:div w:id="19905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70712">
      <w:bodyDiv w:val="1"/>
      <w:marLeft w:val="0"/>
      <w:marRight w:val="0"/>
      <w:marTop w:val="0"/>
      <w:marBottom w:val="0"/>
      <w:divBdr>
        <w:top w:val="none" w:sz="0" w:space="0" w:color="auto"/>
        <w:left w:val="none" w:sz="0" w:space="0" w:color="auto"/>
        <w:bottom w:val="none" w:sz="0" w:space="0" w:color="auto"/>
        <w:right w:val="none" w:sz="0" w:space="0" w:color="auto"/>
      </w:divBdr>
    </w:div>
    <w:div w:id="1190142510">
      <w:bodyDiv w:val="1"/>
      <w:marLeft w:val="0"/>
      <w:marRight w:val="0"/>
      <w:marTop w:val="0"/>
      <w:marBottom w:val="0"/>
      <w:divBdr>
        <w:top w:val="none" w:sz="0" w:space="0" w:color="auto"/>
        <w:left w:val="none" w:sz="0" w:space="0" w:color="auto"/>
        <w:bottom w:val="none" w:sz="0" w:space="0" w:color="auto"/>
        <w:right w:val="none" w:sz="0" w:space="0" w:color="auto"/>
      </w:divBdr>
    </w:div>
    <w:div w:id="1216771164">
      <w:bodyDiv w:val="1"/>
      <w:marLeft w:val="0"/>
      <w:marRight w:val="0"/>
      <w:marTop w:val="0"/>
      <w:marBottom w:val="0"/>
      <w:divBdr>
        <w:top w:val="none" w:sz="0" w:space="0" w:color="auto"/>
        <w:left w:val="none" w:sz="0" w:space="0" w:color="auto"/>
        <w:bottom w:val="none" w:sz="0" w:space="0" w:color="auto"/>
        <w:right w:val="none" w:sz="0" w:space="0" w:color="auto"/>
      </w:divBdr>
    </w:div>
    <w:div w:id="1218394333">
      <w:bodyDiv w:val="1"/>
      <w:marLeft w:val="0"/>
      <w:marRight w:val="0"/>
      <w:marTop w:val="0"/>
      <w:marBottom w:val="0"/>
      <w:divBdr>
        <w:top w:val="none" w:sz="0" w:space="0" w:color="auto"/>
        <w:left w:val="none" w:sz="0" w:space="0" w:color="auto"/>
        <w:bottom w:val="none" w:sz="0" w:space="0" w:color="auto"/>
        <w:right w:val="none" w:sz="0" w:space="0" w:color="auto"/>
      </w:divBdr>
      <w:divsChild>
        <w:div w:id="1871143111">
          <w:marLeft w:val="0"/>
          <w:marRight w:val="0"/>
          <w:marTop w:val="100"/>
          <w:marBottom w:val="100"/>
          <w:divBdr>
            <w:top w:val="none" w:sz="0" w:space="0" w:color="auto"/>
            <w:left w:val="none" w:sz="0" w:space="0" w:color="auto"/>
            <w:bottom w:val="none" w:sz="0" w:space="0" w:color="auto"/>
            <w:right w:val="none" w:sz="0" w:space="0" w:color="auto"/>
          </w:divBdr>
          <w:divsChild>
            <w:div w:id="16475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63286">
      <w:bodyDiv w:val="1"/>
      <w:marLeft w:val="0"/>
      <w:marRight w:val="0"/>
      <w:marTop w:val="0"/>
      <w:marBottom w:val="0"/>
      <w:divBdr>
        <w:top w:val="none" w:sz="0" w:space="0" w:color="auto"/>
        <w:left w:val="none" w:sz="0" w:space="0" w:color="auto"/>
        <w:bottom w:val="none" w:sz="0" w:space="0" w:color="auto"/>
        <w:right w:val="none" w:sz="0" w:space="0" w:color="auto"/>
      </w:divBdr>
    </w:div>
    <w:div w:id="1269773815">
      <w:bodyDiv w:val="1"/>
      <w:marLeft w:val="0"/>
      <w:marRight w:val="0"/>
      <w:marTop w:val="0"/>
      <w:marBottom w:val="0"/>
      <w:divBdr>
        <w:top w:val="none" w:sz="0" w:space="0" w:color="auto"/>
        <w:left w:val="none" w:sz="0" w:space="0" w:color="auto"/>
        <w:bottom w:val="none" w:sz="0" w:space="0" w:color="auto"/>
        <w:right w:val="none" w:sz="0" w:space="0" w:color="auto"/>
      </w:divBdr>
      <w:divsChild>
        <w:div w:id="2017999191">
          <w:marLeft w:val="0"/>
          <w:marRight w:val="0"/>
          <w:marTop w:val="0"/>
          <w:marBottom w:val="0"/>
          <w:divBdr>
            <w:top w:val="none" w:sz="0" w:space="0" w:color="auto"/>
            <w:left w:val="none" w:sz="0" w:space="0" w:color="auto"/>
            <w:bottom w:val="none" w:sz="0" w:space="0" w:color="auto"/>
            <w:right w:val="none" w:sz="0" w:space="0" w:color="auto"/>
          </w:divBdr>
          <w:divsChild>
            <w:div w:id="940646332">
              <w:marLeft w:val="0"/>
              <w:marRight w:val="0"/>
              <w:marTop w:val="0"/>
              <w:marBottom w:val="0"/>
              <w:divBdr>
                <w:top w:val="none" w:sz="0" w:space="0" w:color="auto"/>
                <w:left w:val="none" w:sz="0" w:space="0" w:color="auto"/>
                <w:bottom w:val="none" w:sz="0" w:space="0" w:color="auto"/>
                <w:right w:val="none" w:sz="0" w:space="0" w:color="auto"/>
              </w:divBdr>
              <w:divsChild>
                <w:div w:id="1250235048">
                  <w:marLeft w:val="0"/>
                  <w:marRight w:val="0"/>
                  <w:marTop w:val="0"/>
                  <w:marBottom w:val="0"/>
                  <w:divBdr>
                    <w:top w:val="none" w:sz="0" w:space="0" w:color="auto"/>
                    <w:left w:val="none" w:sz="0" w:space="0" w:color="auto"/>
                    <w:bottom w:val="none" w:sz="0" w:space="0" w:color="auto"/>
                    <w:right w:val="none" w:sz="0" w:space="0" w:color="auto"/>
                  </w:divBdr>
                  <w:divsChild>
                    <w:div w:id="669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274664">
      <w:bodyDiv w:val="1"/>
      <w:marLeft w:val="0"/>
      <w:marRight w:val="0"/>
      <w:marTop w:val="0"/>
      <w:marBottom w:val="0"/>
      <w:divBdr>
        <w:top w:val="none" w:sz="0" w:space="0" w:color="auto"/>
        <w:left w:val="none" w:sz="0" w:space="0" w:color="auto"/>
        <w:bottom w:val="none" w:sz="0" w:space="0" w:color="auto"/>
        <w:right w:val="none" w:sz="0" w:space="0" w:color="auto"/>
      </w:divBdr>
    </w:div>
    <w:div w:id="1299915337">
      <w:bodyDiv w:val="1"/>
      <w:marLeft w:val="0"/>
      <w:marRight w:val="0"/>
      <w:marTop w:val="0"/>
      <w:marBottom w:val="0"/>
      <w:divBdr>
        <w:top w:val="none" w:sz="0" w:space="0" w:color="auto"/>
        <w:left w:val="none" w:sz="0" w:space="0" w:color="auto"/>
        <w:bottom w:val="none" w:sz="0" w:space="0" w:color="auto"/>
        <w:right w:val="none" w:sz="0" w:space="0" w:color="auto"/>
      </w:divBdr>
      <w:divsChild>
        <w:div w:id="14625737">
          <w:marLeft w:val="0"/>
          <w:marRight w:val="0"/>
          <w:marTop w:val="0"/>
          <w:marBottom w:val="0"/>
          <w:divBdr>
            <w:top w:val="none" w:sz="0" w:space="0" w:color="auto"/>
            <w:left w:val="none" w:sz="0" w:space="0" w:color="auto"/>
            <w:bottom w:val="none" w:sz="0" w:space="0" w:color="auto"/>
            <w:right w:val="none" w:sz="0" w:space="0" w:color="auto"/>
          </w:divBdr>
          <w:divsChild>
            <w:div w:id="271521080">
              <w:marLeft w:val="0"/>
              <w:marRight w:val="0"/>
              <w:marTop w:val="0"/>
              <w:marBottom w:val="0"/>
              <w:divBdr>
                <w:top w:val="none" w:sz="0" w:space="0" w:color="auto"/>
                <w:left w:val="none" w:sz="0" w:space="0" w:color="auto"/>
                <w:bottom w:val="none" w:sz="0" w:space="0" w:color="auto"/>
                <w:right w:val="none" w:sz="0" w:space="0" w:color="auto"/>
              </w:divBdr>
              <w:divsChild>
                <w:div w:id="1065491275">
                  <w:marLeft w:val="0"/>
                  <w:marRight w:val="0"/>
                  <w:marTop w:val="0"/>
                  <w:marBottom w:val="0"/>
                  <w:divBdr>
                    <w:top w:val="none" w:sz="0" w:space="0" w:color="auto"/>
                    <w:left w:val="none" w:sz="0" w:space="0" w:color="auto"/>
                    <w:bottom w:val="none" w:sz="0" w:space="0" w:color="auto"/>
                    <w:right w:val="none" w:sz="0" w:space="0" w:color="auto"/>
                  </w:divBdr>
                  <w:divsChild>
                    <w:div w:id="1813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19919">
      <w:bodyDiv w:val="1"/>
      <w:marLeft w:val="0"/>
      <w:marRight w:val="0"/>
      <w:marTop w:val="0"/>
      <w:marBottom w:val="0"/>
      <w:divBdr>
        <w:top w:val="none" w:sz="0" w:space="0" w:color="auto"/>
        <w:left w:val="none" w:sz="0" w:space="0" w:color="auto"/>
        <w:bottom w:val="none" w:sz="0" w:space="0" w:color="auto"/>
        <w:right w:val="none" w:sz="0" w:space="0" w:color="auto"/>
      </w:divBdr>
      <w:divsChild>
        <w:div w:id="815610753">
          <w:marLeft w:val="0"/>
          <w:marRight w:val="0"/>
          <w:marTop w:val="0"/>
          <w:marBottom w:val="0"/>
          <w:divBdr>
            <w:top w:val="none" w:sz="0" w:space="0" w:color="auto"/>
            <w:left w:val="none" w:sz="0" w:space="0" w:color="auto"/>
            <w:bottom w:val="none" w:sz="0" w:space="0" w:color="auto"/>
            <w:right w:val="none" w:sz="0" w:space="0" w:color="auto"/>
          </w:divBdr>
          <w:divsChild>
            <w:div w:id="1121147591">
              <w:marLeft w:val="0"/>
              <w:marRight w:val="0"/>
              <w:marTop w:val="0"/>
              <w:marBottom w:val="0"/>
              <w:divBdr>
                <w:top w:val="none" w:sz="0" w:space="0" w:color="auto"/>
                <w:left w:val="none" w:sz="0" w:space="0" w:color="auto"/>
                <w:bottom w:val="none" w:sz="0" w:space="0" w:color="auto"/>
                <w:right w:val="none" w:sz="0" w:space="0" w:color="auto"/>
              </w:divBdr>
              <w:divsChild>
                <w:div w:id="1088431235">
                  <w:marLeft w:val="0"/>
                  <w:marRight w:val="0"/>
                  <w:marTop w:val="0"/>
                  <w:marBottom w:val="0"/>
                  <w:divBdr>
                    <w:top w:val="none" w:sz="0" w:space="0" w:color="auto"/>
                    <w:left w:val="none" w:sz="0" w:space="0" w:color="auto"/>
                    <w:bottom w:val="none" w:sz="0" w:space="0" w:color="auto"/>
                    <w:right w:val="none" w:sz="0" w:space="0" w:color="auto"/>
                  </w:divBdr>
                  <w:divsChild>
                    <w:div w:id="147784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468946">
      <w:bodyDiv w:val="1"/>
      <w:marLeft w:val="0"/>
      <w:marRight w:val="0"/>
      <w:marTop w:val="0"/>
      <w:marBottom w:val="0"/>
      <w:divBdr>
        <w:top w:val="none" w:sz="0" w:space="0" w:color="auto"/>
        <w:left w:val="none" w:sz="0" w:space="0" w:color="auto"/>
        <w:bottom w:val="none" w:sz="0" w:space="0" w:color="auto"/>
        <w:right w:val="none" w:sz="0" w:space="0" w:color="auto"/>
      </w:divBdr>
    </w:div>
    <w:div w:id="1361122182">
      <w:bodyDiv w:val="1"/>
      <w:marLeft w:val="0"/>
      <w:marRight w:val="0"/>
      <w:marTop w:val="0"/>
      <w:marBottom w:val="0"/>
      <w:divBdr>
        <w:top w:val="none" w:sz="0" w:space="0" w:color="auto"/>
        <w:left w:val="none" w:sz="0" w:space="0" w:color="auto"/>
        <w:bottom w:val="none" w:sz="0" w:space="0" w:color="auto"/>
        <w:right w:val="none" w:sz="0" w:space="0" w:color="auto"/>
      </w:divBdr>
      <w:divsChild>
        <w:div w:id="306905297">
          <w:marLeft w:val="0"/>
          <w:marRight w:val="0"/>
          <w:marTop w:val="0"/>
          <w:marBottom w:val="0"/>
          <w:divBdr>
            <w:top w:val="none" w:sz="0" w:space="0" w:color="auto"/>
            <w:left w:val="none" w:sz="0" w:space="0" w:color="auto"/>
            <w:bottom w:val="none" w:sz="0" w:space="0" w:color="auto"/>
            <w:right w:val="none" w:sz="0" w:space="0" w:color="auto"/>
          </w:divBdr>
          <w:divsChild>
            <w:div w:id="1210919776">
              <w:marLeft w:val="0"/>
              <w:marRight w:val="0"/>
              <w:marTop w:val="0"/>
              <w:marBottom w:val="0"/>
              <w:divBdr>
                <w:top w:val="none" w:sz="0" w:space="0" w:color="auto"/>
                <w:left w:val="none" w:sz="0" w:space="0" w:color="auto"/>
                <w:bottom w:val="none" w:sz="0" w:space="0" w:color="auto"/>
                <w:right w:val="none" w:sz="0" w:space="0" w:color="auto"/>
              </w:divBdr>
              <w:divsChild>
                <w:div w:id="1011181607">
                  <w:marLeft w:val="0"/>
                  <w:marRight w:val="0"/>
                  <w:marTop w:val="0"/>
                  <w:marBottom w:val="0"/>
                  <w:divBdr>
                    <w:top w:val="none" w:sz="0" w:space="0" w:color="auto"/>
                    <w:left w:val="none" w:sz="0" w:space="0" w:color="auto"/>
                    <w:bottom w:val="none" w:sz="0" w:space="0" w:color="auto"/>
                    <w:right w:val="none" w:sz="0" w:space="0" w:color="auto"/>
                  </w:divBdr>
                  <w:divsChild>
                    <w:div w:id="14464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876087">
      <w:bodyDiv w:val="1"/>
      <w:marLeft w:val="0"/>
      <w:marRight w:val="0"/>
      <w:marTop w:val="0"/>
      <w:marBottom w:val="0"/>
      <w:divBdr>
        <w:top w:val="none" w:sz="0" w:space="0" w:color="auto"/>
        <w:left w:val="none" w:sz="0" w:space="0" w:color="auto"/>
        <w:bottom w:val="none" w:sz="0" w:space="0" w:color="auto"/>
        <w:right w:val="none" w:sz="0" w:space="0" w:color="auto"/>
      </w:divBdr>
    </w:div>
    <w:div w:id="1405030705">
      <w:bodyDiv w:val="1"/>
      <w:marLeft w:val="0"/>
      <w:marRight w:val="0"/>
      <w:marTop w:val="0"/>
      <w:marBottom w:val="0"/>
      <w:divBdr>
        <w:top w:val="none" w:sz="0" w:space="0" w:color="auto"/>
        <w:left w:val="none" w:sz="0" w:space="0" w:color="auto"/>
        <w:bottom w:val="none" w:sz="0" w:space="0" w:color="auto"/>
        <w:right w:val="none" w:sz="0" w:space="0" w:color="auto"/>
      </w:divBdr>
    </w:div>
    <w:div w:id="1405689770">
      <w:bodyDiv w:val="1"/>
      <w:marLeft w:val="0"/>
      <w:marRight w:val="0"/>
      <w:marTop w:val="0"/>
      <w:marBottom w:val="0"/>
      <w:divBdr>
        <w:top w:val="none" w:sz="0" w:space="0" w:color="auto"/>
        <w:left w:val="none" w:sz="0" w:space="0" w:color="auto"/>
        <w:bottom w:val="none" w:sz="0" w:space="0" w:color="auto"/>
        <w:right w:val="none" w:sz="0" w:space="0" w:color="auto"/>
      </w:divBdr>
      <w:divsChild>
        <w:div w:id="647785148">
          <w:marLeft w:val="0"/>
          <w:marRight w:val="0"/>
          <w:marTop w:val="0"/>
          <w:marBottom w:val="0"/>
          <w:divBdr>
            <w:top w:val="none" w:sz="0" w:space="0" w:color="auto"/>
            <w:left w:val="none" w:sz="0" w:space="0" w:color="auto"/>
            <w:bottom w:val="none" w:sz="0" w:space="0" w:color="auto"/>
            <w:right w:val="none" w:sz="0" w:space="0" w:color="auto"/>
          </w:divBdr>
          <w:divsChild>
            <w:div w:id="197016678">
              <w:marLeft w:val="0"/>
              <w:marRight w:val="0"/>
              <w:marTop w:val="0"/>
              <w:marBottom w:val="0"/>
              <w:divBdr>
                <w:top w:val="none" w:sz="0" w:space="0" w:color="auto"/>
                <w:left w:val="none" w:sz="0" w:space="0" w:color="auto"/>
                <w:bottom w:val="none" w:sz="0" w:space="0" w:color="auto"/>
                <w:right w:val="none" w:sz="0" w:space="0" w:color="auto"/>
              </w:divBdr>
              <w:divsChild>
                <w:div w:id="4796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97261">
      <w:bodyDiv w:val="1"/>
      <w:marLeft w:val="0"/>
      <w:marRight w:val="0"/>
      <w:marTop w:val="0"/>
      <w:marBottom w:val="0"/>
      <w:divBdr>
        <w:top w:val="none" w:sz="0" w:space="0" w:color="auto"/>
        <w:left w:val="none" w:sz="0" w:space="0" w:color="auto"/>
        <w:bottom w:val="none" w:sz="0" w:space="0" w:color="auto"/>
        <w:right w:val="none" w:sz="0" w:space="0" w:color="auto"/>
      </w:divBdr>
    </w:div>
    <w:div w:id="1444425729">
      <w:bodyDiv w:val="1"/>
      <w:marLeft w:val="0"/>
      <w:marRight w:val="0"/>
      <w:marTop w:val="0"/>
      <w:marBottom w:val="0"/>
      <w:divBdr>
        <w:top w:val="none" w:sz="0" w:space="0" w:color="auto"/>
        <w:left w:val="none" w:sz="0" w:space="0" w:color="auto"/>
        <w:bottom w:val="none" w:sz="0" w:space="0" w:color="auto"/>
        <w:right w:val="none" w:sz="0" w:space="0" w:color="auto"/>
      </w:divBdr>
    </w:div>
    <w:div w:id="1482387837">
      <w:bodyDiv w:val="1"/>
      <w:marLeft w:val="0"/>
      <w:marRight w:val="0"/>
      <w:marTop w:val="0"/>
      <w:marBottom w:val="0"/>
      <w:divBdr>
        <w:top w:val="none" w:sz="0" w:space="0" w:color="auto"/>
        <w:left w:val="none" w:sz="0" w:space="0" w:color="auto"/>
        <w:bottom w:val="none" w:sz="0" w:space="0" w:color="auto"/>
        <w:right w:val="none" w:sz="0" w:space="0" w:color="auto"/>
      </w:divBdr>
      <w:divsChild>
        <w:div w:id="742719660">
          <w:marLeft w:val="0"/>
          <w:marRight w:val="0"/>
          <w:marTop w:val="0"/>
          <w:marBottom w:val="0"/>
          <w:divBdr>
            <w:top w:val="none" w:sz="0" w:space="0" w:color="auto"/>
            <w:left w:val="none" w:sz="0" w:space="0" w:color="auto"/>
            <w:bottom w:val="none" w:sz="0" w:space="0" w:color="auto"/>
            <w:right w:val="none" w:sz="0" w:space="0" w:color="auto"/>
          </w:divBdr>
          <w:divsChild>
            <w:div w:id="1526091312">
              <w:marLeft w:val="0"/>
              <w:marRight w:val="0"/>
              <w:marTop w:val="0"/>
              <w:marBottom w:val="0"/>
              <w:divBdr>
                <w:top w:val="none" w:sz="0" w:space="0" w:color="auto"/>
                <w:left w:val="none" w:sz="0" w:space="0" w:color="auto"/>
                <w:bottom w:val="none" w:sz="0" w:space="0" w:color="auto"/>
                <w:right w:val="none" w:sz="0" w:space="0" w:color="auto"/>
              </w:divBdr>
              <w:divsChild>
                <w:div w:id="1010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40384">
      <w:bodyDiv w:val="1"/>
      <w:marLeft w:val="0"/>
      <w:marRight w:val="0"/>
      <w:marTop w:val="0"/>
      <w:marBottom w:val="0"/>
      <w:divBdr>
        <w:top w:val="none" w:sz="0" w:space="0" w:color="auto"/>
        <w:left w:val="none" w:sz="0" w:space="0" w:color="auto"/>
        <w:bottom w:val="none" w:sz="0" w:space="0" w:color="auto"/>
        <w:right w:val="none" w:sz="0" w:space="0" w:color="auto"/>
      </w:divBdr>
    </w:div>
    <w:div w:id="1495489439">
      <w:bodyDiv w:val="1"/>
      <w:marLeft w:val="0"/>
      <w:marRight w:val="0"/>
      <w:marTop w:val="0"/>
      <w:marBottom w:val="0"/>
      <w:divBdr>
        <w:top w:val="none" w:sz="0" w:space="0" w:color="auto"/>
        <w:left w:val="none" w:sz="0" w:space="0" w:color="auto"/>
        <w:bottom w:val="none" w:sz="0" w:space="0" w:color="auto"/>
        <w:right w:val="none" w:sz="0" w:space="0" w:color="auto"/>
      </w:divBdr>
      <w:divsChild>
        <w:div w:id="237636548">
          <w:marLeft w:val="0"/>
          <w:marRight w:val="0"/>
          <w:marTop w:val="0"/>
          <w:marBottom w:val="0"/>
          <w:divBdr>
            <w:top w:val="none" w:sz="0" w:space="0" w:color="auto"/>
            <w:left w:val="none" w:sz="0" w:space="0" w:color="auto"/>
            <w:bottom w:val="none" w:sz="0" w:space="0" w:color="auto"/>
            <w:right w:val="none" w:sz="0" w:space="0" w:color="auto"/>
          </w:divBdr>
          <w:divsChild>
            <w:div w:id="261769595">
              <w:marLeft w:val="0"/>
              <w:marRight w:val="0"/>
              <w:marTop w:val="0"/>
              <w:marBottom w:val="0"/>
              <w:divBdr>
                <w:top w:val="none" w:sz="0" w:space="0" w:color="auto"/>
                <w:left w:val="none" w:sz="0" w:space="0" w:color="auto"/>
                <w:bottom w:val="none" w:sz="0" w:space="0" w:color="auto"/>
                <w:right w:val="none" w:sz="0" w:space="0" w:color="auto"/>
              </w:divBdr>
              <w:divsChild>
                <w:div w:id="9397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24221">
      <w:bodyDiv w:val="1"/>
      <w:marLeft w:val="0"/>
      <w:marRight w:val="0"/>
      <w:marTop w:val="0"/>
      <w:marBottom w:val="0"/>
      <w:divBdr>
        <w:top w:val="none" w:sz="0" w:space="0" w:color="auto"/>
        <w:left w:val="none" w:sz="0" w:space="0" w:color="auto"/>
        <w:bottom w:val="none" w:sz="0" w:space="0" w:color="auto"/>
        <w:right w:val="none" w:sz="0" w:space="0" w:color="auto"/>
      </w:divBdr>
      <w:divsChild>
        <w:div w:id="2126850243">
          <w:marLeft w:val="0"/>
          <w:marRight w:val="0"/>
          <w:marTop w:val="0"/>
          <w:marBottom w:val="0"/>
          <w:divBdr>
            <w:top w:val="none" w:sz="0" w:space="0" w:color="auto"/>
            <w:left w:val="none" w:sz="0" w:space="0" w:color="auto"/>
            <w:bottom w:val="none" w:sz="0" w:space="0" w:color="auto"/>
            <w:right w:val="none" w:sz="0" w:space="0" w:color="auto"/>
          </w:divBdr>
          <w:divsChild>
            <w:div w:id="480385299">
              <w:marLeft w:val="0"/>
              <w:marRight w:val="0"/>
              <w:marTop w:val="0"/>
              <w:marBottom w:val="0"/>
              <w:divBdr>
                <w:top w:val="none" w:sz="0" w:space="0" w:color="auto"/>
                <w:left w:val="none" w:sz="0" w:space="0" w:color="auto"/>
                <w:bottom w:val="none" w:sz="0" w:space="0" w:color="auto"/>
                <w:right w:val="none" w:sz="0" w:space="0" w:color="auto"/>
              </w:divBdr>
              <w:divsChild>
                <w:div w:id="561216995">
                  <w:marLeft w:val="0"/>
                  <w:marRight w:val="0"/>
                  <w:marTop w:val="0"/>
                  <w:marBottom w:val="0"/>
                  <w:divBdr>
                    <w:top w:val="none" w:sz="0" w:space="0" w:color="auto"/>
                    <w:left w:val="none" w:sz="0" w:space="0" w:color="auto"/>
                    <w:bottom w:val="none" w:sz="0" w:space="0" w:color="auto"/>
                    <w:right w:val="none" w:sz="0" w:space="0" w:color="auto"/>
                  </w:divBdr>
                  <w:divsChild>
                    <w:div w:id="115187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122960">
      <w:bodyDiv w:val="1"/>
      <w:marLeft w:val="0"/>
      <w:marRight w:val="0"/>
      <w:marTop w:val="0"/>
      <w:marBottom w:val="0"/>
      <w:divBdr>
        <w:top w:val="none" w:sz="0" w:space="0" w:color="auto"/>
        <w:left w:val="none" w:sz="0" w:space="0" w:color="auto"/>
        <w:bottom w:val="none" w:sz="0" w:space="0" w:color="auto"/>
        <w:right w:val="none" w:sz="0" w:space="0" w:color="auto"/>
      </w:divBdr>
    </w:div>
    <w:div w:id="1569269202">
      <w:bodyDiv w:val="1"/>
      <w:marLeft w:val="0"/>
      <w:marRight w:val="0"/>
      <w:marTop w:val="0"/>
      <w:marBottom w:val="0"/>
      <w:divBdr>
        <w:top w:val="none" w:sz="0" w:space="0" w:color="auto"/>
        <w:left w:val="none" w:sz="0" w:space="0" w:color="auto"/>
        <w:bottom w:val="none" w:sz="0" w:space="0" w:color="auto"/>
        <w:right w:val="none" w:sz="0" w:space="0" w:color="auto"/>
      </w:divBdr>
    </w:div>
    <w:div w:id="1575428482">
      <w:bodyDiv w:val="1"/>
      <w:marLeft w:val="0"/>
      <w:marRight w:val="0"/>
      <w:marTop w:val="0"/>
      <w:marBottom w:val="0"/>
      <w:divBdr>
        <w:top w:val="none" w:sz="0" w:space="0" w:color="auto"/>
        <w:left w:val="none" w:sz="0" w:space="0" w:color="auto"/>
        <w:bottom w:val="none" w:sz="0" w:space="0" w:color="auto"/>
        <w:right w:val="none" w:sz="0" w:space="0" w:color="auto"/>
      </w:divBdr>
      <w:divsChild>
        <w:div w:id="810098182">
          <w:marLeft w:val="0"/>
          <w:marRight w:val="0"/>
          <w:marTop w:val="0"/>
          <w:marBottom w:val="0"/>
          <w:divBdr>
            <w:top w:val="none" w:sz="0" w:space="0" w:color="auto"/>
            <w:left w:val="none" w:sz="0" w:space="0" w:color="auto"/>
            <w:bottom w:val="none" w:sz="0" w:space="0" w:color="auto"/>
            <w:right w:val="none" w:sz="0" w:space="0" w:color="auto"/>
          </w:divBdr>
          <w:divsChild>
            <w:div w:id="1696610012">
              <w:marLeft w:val="0"/>
              <w:marRight w:val="0"/>
              <w:marTop w:val="0"/>
              <w:marBottom w:val="0"/>
              <w:divBdr>
                <w:top w:val="none" w:sz="0" w:space="0" w:color="auto"/>
                <w:left w:val="none" w:sz="0" w:space="0" w:color="auto"/>
                <w:bottom w:val="none" w:sz="0" w:space="0" w:color="auto"/>
                <w:right w:val="none" w:sz="0" w:space="0" w:color="auto"/>
              </w:divBdr>
            </w:div>
          </w:divsChild>
        </w:div>
        <w:div w:id="1627617962">
          <w:marLeft w:val="0"/>
          <w:marRight w:val="0"/>
          <w:marTop w:val="0"/>
          <w:marBottom w:val="0"/>
          <w:divBdr>
            <w:top w:val="none" w:sz="0" w:space="0" w:color="auto"/>
            <w:left w:val="none" w:sz="0" w:space="0" w:color="auto"/>
            <w:bottom w:val="none" w:sz="0" w:space="0" w:color="auto"/>
            <w:right w:val="none" w:sz="0" w:space="0" w:color="auto"/>
          </w:divBdr>
        </w:div>
        <w:div w:id="1730766075">
          <w:marLeft w:val="0"/>
          <w:marRight w:val="0"/>
          <w:marTop w:val="0"/>
          <w:marBottom w:val="0"/>
          <w:divBdr>
            <w:top w:val="none" w:sz="0" w:space="0" w:color="auto"/>
            <w:left w:val="none" w:sz="0" w:space="0" w:color="auto"/>
            <w:bottom w:val="none" w:sz="0" w:space="0" w:color="auto"/>
            <w:right w:val="none" w:sz="0" w:space="0" w:color="auto"/>
          </w:divBdr>
        </w:div>
      </w:divsChild>
    </w:div>
    <w:div w:id="1589994995">
      <w:bodyDiv w:val="1"/>
      <w:marLeft w:val="0"/>
      <w:marRight w:val="0"/>
      <w:marTop w:val="0"/>
      <w:marBottom w:val="0"/>
      <w:divBdr>
        <w:top w:val="none" w:sz="0" w:space="0" w:color="auto"/>
        <w:left w:val="none" w:sz="0" w:space="0" w:color="auto"/>
        <w:bottom w:val="none" w:sz="0" w:space="0" w:color="auto"/>
        <w:right w:val="none" w:sz="0" w:space="0" w:color="auto"/>
      </w:divBdr>
      <w:divsChild>
        <w:div w:id="2110468692">
          <w:marLeft w:val="0"/>
          <w:marRight w:val="0"/>
          <w:marTop w:val="0"/>
          <w:marBottom w:val="0"/>
          <w:divBdr>
            <w:top w:val="none" w:sz="0" w:space="0" w:color="auto"/>
            <w:left w:val="none" w:sz="0" w:space="0" w:color="auto"/>
            <w:bottom w:val="none" w:sz="0" w:space="0" w:color="auto"/>
            <w:right w:val="none" w:sz="0" w:space="0" w:color="auto"/>
          </w:divBdr>
          <w:divsChild>
            <w:div w:id="109738943">
              <w:marLeft w:val="0"/>
              <w:marRight w:val="0"/>
              <w:marTop w:val="0"/>
              <w:marBottom w:val="0"/>
              <w:divBdr>
                <w:top w:val="none" w:sz="0" w:space="0" w:color="auto"/>
                <w:left w:val="none" w:sz="0" w:space="0" w:color="auto"/>
                <w:bottom w:val="none" w:sz="0" w:space="0" w:color="auto"/>
                <w:right w:val="none" w:sz="0" w:space="0" w:color="auto"/>
              </w:divBdr>
              <w:divsChild>
                <w:div w:id="305430470">
                  <w:marLeft w:val="0"/>
                  <w:marRight w:val="0"/>
                  <w:marTop w:val="0"/>
                  <w:marBottom w:val="0"/>
                  <w:divBdr>
                    <w:top w:val="none" w:sz="0" w:space="0" w:color="auto"/>
                    <w:left w:val="none" w:sz="0" w:space="0" w:color="auto"/>
                    <w:bottom w:val="none" w:sz="0" w:space="0" w:color="auto"/>
                    <w:right w:val="none" w:sz="0" w:space="0" w:color="auto"/>
                  </w:divBdr>
                  <w:divsChild>
                    <w:div w:id="4505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017404">
      <w:bodyDiv w:val="1"/>
      <w:marLeft w:val="0"/>
      <w:marRight w:val="0"/>
      <w:marTop w:val="0"/>
      <w:marBottom w:val="0"/>
      <w:divBdr>
        <w:top w:val="none" w:sz="0" w:space="0" w:color="auto"/>
        <w:left w:val="none" w:sz="0" w:space="0" w:color="auto"/>
        <w:bottom w:val="none" w:sz="0" w:space="0" w:color="auto"/>
        <w:right w:val="none" w:sz="0" w:space="0" w:color="auto"/>
      </w:divBdr>
      <w:divsChild>
        <w:div w:id="583223800">
          <w:marLeft w:val="0"/>
          <w:marRight w:val="0"/>
          <w:marTop w:val="0"/>
          <w:marBottom w:val="0"/>
          <w:divBdr>
            <w:top w:val="none" w:sz="0" w:space="0" w:color="auto"/>
            <w:left w:val="none" w:sz="0" w:space="0" w:color="auto"/>
            <w:bottom w:val="none" w:sz="0" w:space="0" w:color="auto"/>
            <w:right w:val="none" w:sz="0" w:space="0" w:color="auto"/>
          </w:divBdr>
          <w:divsChild>
            <w:div w:id="1567909662">
              <w:marLeft w:val="0"/>
              <w:marRight w:val="0"/>
              <w:marTop w:val="0"/>
              <w:marBottom w:val="0"/>
              <w:divBdr>
                <w:top w:val="none" w:sz="0" w:space="0" w:color="auto"/>
                <w:left w:val="none" w:sz="0" w:space="0" w:color="auto"/>
                <w:bottom w:val="none" w:sz="0" w:space="0" w:color="auto"/>
                <w:right w:val="none" w:sz="0" w:space="0" w:color="auto"/>
              </w:divBdr>
              <w:divsChild>
                <w:div w:id="145822016">
                  <w:marLeft w:val="0"/>
                  <w:marRight w:val="0"/>
                  <w:marTop w:val="0"/>
                  <w:marBottom w:val="0"/>
                  <w:divBdr>
                    <w:top w:val="none" w:sz="0" w:space="0" w:color="auto"/>
                    <w:left w:val="none" w:sz="0" w:space="0" w:color="auto"/>
                    <w:bottom w:val="none" w:sz="0" w:space="0" w:color="auto"/>
                    <w:right w:val="none" w:sz="0" w:space="0" w:color="auto"/>
                  </w:divBdr>
                  <w:divsChild>
                    <w:div w:id="19232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394852">
      <w:bodyDiv w:val="1"/>
      <w:marLeft w:val="0"/>
      <w:marRight w:val="0"/>
      <w:marTop w:val="0"/>
      <w:marBottom w:val="0"/>
      <w:divBdr>
        <w:top w:val="none" w:sz="0" w:space="0" w:color="auto"/>
        <w:left w:val="none" w:sz="0" w:space="0" w:color="auto"/>
        <w:bottom w:val="none" w:sz="0" w:space="0" w:color="auto"/>
        <w:right w:val="none" w:sz="0" w:space="0" w:color="auto"/>
      </w:divBdr>
      <w:divsChild>
        <w:div w:id="1091701466">
          <w:marLeft w:val="0"/>
          <w:marRight w:val="0"/>
          <w:marTop w:val="0"/>
          <w:marBottom w:val="0"/>
          <w:divBdr>
            <w:top w:val="none" w:sz="0" w:space="0" w:color="auto"/>
            <w:left w:val="none" w:sz="0" w:space="0" w:color="auto"/>
            <w:bottom w:val="none" w:sz="0" w:space="0" w:color="auto"/>
            <w:right w:val="none" w:sz="0" w:space="0" w:color="auto"/>
          </w:divBdr>
          <w:divsChild>
            <w:div w:id="1736052769">
              <w:marLeft w:val="0"/>
              <w:marRight w:val="0"/>
              <w:marTop w:val="0"/>
              <w:marBottom w:val="0"/>
              <w:divBdr>
                <w:top w:val="none" w:sz="0" w:space="0" w:color="auto"/>
                <w:left w:val="none" w:sz="0" w:space="0" w:color="auto"/>
                <w:bottom w:val="none" w:sz="0" w:space="0" w:color="auto"/>
                <w:right w:val="none" w:sz="0" w:space="0" w:color="auto"/>
              </w:divBdr>
              <w:divsChild>
                <w:div w:id="28384214">
                  <w:marLeft w:val="0"/>
                  <w:marRight w:val="0"/>
                  <w:marTop w:val="0"/>
                  <w:marBottom w:val="0"/>
                  <w:divBdr>
                    <w:top w:val="none" w:sz="0" w:space="0" w:color="auto"/>
                    <w:left w:val="none" w:sz="0" w:space="0" w:color="auto"/>
                    <w:bottom w:val="none" w:sz="0" w:space="0" w:color="auto"/>
                    <w:right w:val="none" w:sz="0" w:space="0" w:color="auto"/>
                  </w:divBdr>
                  <w:divsChild>
                    <w:div w:id="125543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392313">
      <w:bodyDiv w:val="1"/>
      <w:marLeft w:val="0"/>
      <w:marRight w:val="0"/>
      <w:marTop w:val="0"/>
      <w:marBottom w:val="0"/>
      <w:divBdr>
        <w:top w:val="none" w:sz="0" w:space="0" w:color="auto"/>
        <w:left w:val="none" w:sz="0" w:space="0" w:color="auto"/>
        <w:bottom w:val="none" w:sz="0" w:space="0" w:color="auto"/>
        <w:right w:val="none" w:sz="0" w:space="0" w:color="auto"/>
      </w:divBdr>
      <w:divsChild>
        <w:div w:id="328600806">
          <w:marLeft w:val="0"/>
          <w:marRight w:val="0"/>
          <w:marTop w:val="0"/>
          <w:marBottom w:val="0"/>
          <w:divBdr>
            <w:top w:val="none" w:sz="0" w:space="0" w:color="auto"/>
            <w:left w:val="none" w:sz="0" w:space="0" w:color="auto"/>
            <w:bottom w:val="none" w:sz="0" w:space="0" w:color="auto"/>
            <w:right w:val="none" w:sz="0" w:space="0" w:color="auto"/>
          </w:divBdr>
          <w:divsChild>
            <w:div w:id="1704942445">
              <w:marLeft w:val="0"/>
              <w:marRight w:val="0"/>
              <w:marTop w:val="0"/>
              <w:marBottom w:val="0"/>
              <w:divBdr>
                <w:top w:val="none" w:sz="0" w:space="0" w:color="auto"/>
                <w:left w:val="none" w:sz="0" w:space="0" w:color="auto"/>
                <w:bottom w:val="none" w:sz="0" w:space="0" w:color="auto"/>
                <w:right w:val="none" w:sz="0" w:space="0" w:color="auto"/>
              </w:divBdr>
              <w:divsChild>
                <w:div w:id="1269123820">
                  <w:marLeft w:val="0"/>
                  <w:marRight w:val="0"/>
                  <w:marTop w:val="0"/>
                  <w:marBottom w:val="0"/>
                  <w:divBdr>
                    <w:top w:val="none" w:sz="0" w:space="0" w:color="auto"/>
                    <w:left w:val="none" w:sz="0" w:space="0" w:color="auto"/>
                    <w:bottom w:val="none" w:sz="0" w:space="0" w:color="auto"/>
                    <w:right w:val="none" w:sz="0" w:space="0" w:color="auto"/>
                  </w:divBdr>
                  <w:divsChild>
                    <w:div w:id="14114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040445">
      <w:bodyDiv w:val="1"/>
      <w:marLeft w:val="0"/>
      <w:marRight w:val="0"/>
      <w:marTop w:val="0"/>
      <w:marBottom w:val="0"/>
      <w:divBdr>
        <w:top w:val="none" w:sz="0" w:space="0" w:color="auto"/>
        <w:left w:val="none" w:sz="0" w:space="0" w:color="auto"/>
        <w:bottom w:val="none" w:sz="0" w:space="0" w:color="auto"/>
        <w:right w:val="none" w:sz="0" w:space="0" w:color="auto"/>
      </w:divBdr>
      <w:divsChild>
        <w:div w:id="836308732">
          <w:marLeft w:val="0"/>
          <w:marRight w:val="0"/>
          <w:marTop w:val="0"/>
          <w:marBottom w:val="0"/>
          <w:divBdr>
            <w:top w:val="none" w:sz="0" w:space="0" w:color="auto"/>
            <w:left w:val="none" w:sz="0" w:space="0" w:color="auto"/>
            <w:bottom w:val="none" w:sz="0" w:space="0" w:color="auto"/>
            <w:right w:val="none" w:sz="0" w:space="0" w:color="auto"/>
          </w:divBdr>
          <w:divsChild>
            <w:div w:id="499464254">
              <w:marLeft w:val="0"/>
              <w:marRight w:val="0"/>
              <w:marTop w:val="0"/>
              <w:marBottom w:val="0"/>
              <w:divBdr>
                <w:top w:val="none" w:sz="0" w:space="0" w:color="auto"/>
                <w:left w:val="none" w:sz="0" w:space="0" w:color="auto"/>
                <w:bottom w:val="none" w:sz="0" w:space="0" w:color="auto"/>
                <w:right w:val="none" w:sz="0" w:space="0" w:color="auto"/>
              </w:divBdr>
              <w:divsChild>
                <w:div w:id="2061899381">
                  <w:marLeft w:val="0"/>
                  <w:marRight w:val="0"/>
                  <w:marTop w:val="0"/>
                  <w:marBottom w:val="0"/>
                  <w:divBdr>
                    <w:top w:val="none" w:sz="0" w:space="0" w:color="auto"/>
                    <w:left w:val="none" w:sz="0" w:space="0" w:color="auto"/>
                    <w:bottom w:val="none" w:sz="0" w:space="0" w:color="auto"/>
                    <w:right w:val="none" w:sz="0" w:space="0" w:color="auto"/>
                  </w:divBdr>
                  <w:divsChild>
                    <w:div w:id="143559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272938">
      <w:bodyDiv w:val="1"/>
      <w:marLeft w:val="0"/>
      <w:marRight w:val="0"/>
      <w:marTop w:val="0"/>
      <w:marBottom w:val="0"/>
      <w:divBdr>
        <w:top w:val="none" w:sz="0" w:space="0" w:color="auto"/>
        <w:left w:val="none" w:sz="0" w:space="0" w:color="auto"/>
        <w:bottom w:val="none" w:sz="0" w:space="0" w:color="auto"/>
        <w:right w:val="none" w:sz="0" w:space="0" w:color="auto"/>
      </w:divBdr>
    </w:div>
    <w:div w:id="1689678274">
      <w:bodyDiv w:val="1"/>
      <w:marLeft w:val="0"/>
      <w:marRight w:val="0"/>
      <w:marTop w:val="0"/>
      <w:marBottom w:val="0"/>
      <w:divBdr>
        <w:top w:val="none" w:sz="0" w:space="0" w:color="auto"/>
        <w:left w:val="none" w:sz="0" w:space="0" w:color="auto"/>
        <w:bottom w:val="none" w:sz="0" w:space="0" w:color="auto"/>
        <w:right w:val="none" w:sz="0" w:space="0" w:color="auto"/>
      </w:divBdr>
      <w:divsChild>
        <w:div w:id="949776771">
          <w:marLeft w:val="0"/>
          <w:marRight w:val="0"/>
          <w:marTop w:val="0"/>
          <w:marBottom w:val="0"/>
          <w:divBdr>
            <w:top w:val="none" w:sz="0" w:space="0" w:color="auto"/>
            <w:left w:val="none" w:sz="0" w:space="0" w:color="auto"/>
            <w:bottom w:val="none" w:sz="0" w:space="0" w:color="auto"/>
            <w:right w:val="none" w:sz="0" w:space="0" w:color="auto"/>
          </w:divBdr>
          <w:divsChild>
            <w:div w:id="1060441317">
              <w:marLeft w:val="0"/>
              <w:marRight w:val="0"/>
              <w:marTop w:val="0"/>
              <w:marBottom w:val="0"/>
              <w:divBdr>
                <w:top w:val="none" w:sz="0" w:space="0" w:color="auto"/>
                <w:left w:val="none" w:sz="0" w:space="0" w:color="auto"/>
                <w:bottom w:val="none" w:sz="0" w:space="0" w:color="auto"/>
                <w:right w:val="none" w:sz="0" w:space="0" w:color="auto"/>
              </w:divBdr>
              <w:divsChild>
                <w:div w:id="1106000365">
                  <w:marLeft w:val="0"/>
                  <w:marRight w:val="0"/>
                  <w:marTop w:val="0"/>
                  <w:marBottom w:val="0"/>
                  <w:divBdr>
                    <w:top w:val="none" w:sz="0" w:space="0" w:color="auto"/>
                    <w:left w:val="none" w:sz="0" w:space="0" w:color="auto"/>
                    <w:bottom w:val="none" w:sz="0" w:space="0" w:color="auto"/>
                    <w:right w:val="none" w:sz="0" w:space="0" w:color="auto"/>
                  </w:divBdr>
                  <w:divsChild>
                    <w:div w:id="19620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255191">
      <w:bodyDiv w:val="1"/>
      <w:marLeft w:val="0"/>
      <w:marRight w:val="0"/>
      <w:marTop w:val="0"/>
      <w:marBottom w:val="0"/>
      <w:divBdr>
        <w:top w:val="none" w:sz="0" w:space="0" w:color="auto"/>
        <w:left w:val="none" w:sz="0" w:space="0" w:color="auto"/>
        <w:bottom w:val="none" w:sz="0" w:space="0" w:color="auto"/>
        <w:right w:val="none" w:sz="0" w:space="0" w:color="auto"/>
      </w:divBdr>
    </w:div>
    <w:div w:id="1795900698">
      <w:bodyDiv w:val="1"/>
      <w:marLeft w:val="0"/>
      <w:marRight w:val="0"/>
      <w:marTop w:val="0"/>
      <w:marBottom w:val="0"/>
      <w:divBdr>
        <w:top w:val="none" w:sz="0" w:space="0" w:color="auto"/>
        <w:left w:val="none" w:sz="0" w:space="0" w:color="auto"/>
        <w:bottom w:val="none" w:sz="0" w:space="0" w:color="auto"/>
        <w:right w:val="none" w:sz="0" w:space="0" w:color="auto"/>
      </w:divBdr>
      <w:divsChild>
        <w:div w:id="45810004">
          <w:marLeft w:val="0"/>
          <w:marRight w:val="0"/>
          <w:marTop w:val="0"/>
          <w:marBottom w:val="0"/>
          <w:divBdr>
            <w:top w:val="none" w:sz="0" w:space="0" w:color="auto"/>
            <w:left w:val="none" w:sz="0" w:space="0" w:color="auto"/>
            <w:bottom w:val="none" w:sz="0" w:space="0" w:color="auto"/>
            <w:right w:val="none" w:sz="0" w:space="0" w:color="auto"/>
          </w:divBdr>
          <w:divsChild>
            <w:div w:id="1990012901">
              <w:marLeft w:val="0"/>
              <w:marRight w:val="0"/>
              <w:marTop w:val="0"/>
              <w:marBottom w:val="0"/>
              <w:divBdr>
                <w:top w:val="none" w:sz="0" w:space="0" w:color="auto"/>
                <w:left w:val="none" w:sz="0" w:space="0" w:color="auto"/>
                <w:bottom w:val="none" w:sz="0" w:space="0" w:color="auto"/>
                <w:right w:val="none" w:sz="0" w:space="0" w:color="auto"/>
              </w:divBdr>
              <w:divsChild>
                <w:div w:id="8260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439043">
      <w:bodyDiv w:val="1"/>
      <w:marLeft w:val="0"/>
      <w:marRight w:val="0"/>
      <w:marTop w:val="0"/>
      <w:marBottom w:val="0"/>
      <w:divBdr>
        <w:top w:val="none" w:sz="0" w:space="0" w:color="auto"/>
        <w:left w:val="none" w:sz="0" w:space="0" w:color="auto"/>
        <w:bottom w:val="none" w:sz="0" w:space="0" w:color="auto"/>
        <w:right w:val="none" w:sz="0" w:space="0" w:color="auto"/>
      </w:divBdr>
    </w:div>
    <w:div w:id="1890720821">
      <w:bodyDiv w:val="1"/>
      <w:marLeft w:val="0"/>
      <w:marRight w:val="0"/>
      <w:marTop w:val="0"/>
      <w:marBottom w:val="0"/>
      <w:divBdr>
        <w:top w:val="none" w:sz="0" w:space="0" w:color="auto"/>
        <w:left w:val="none" w:sz="0" w:space="0" w:color="auto"/>
        <w:bottom w:val="none" w:sz="0" w:space="0" w:color="auto"/>
        <w:right w:val="none" w:sz="0" w:space="0" w:color="auto"/>
      </w:divBdr>
    </w:div>
    <w:div w:id="1930456299">
      <w:bodyDiv w:val="1"/>
      <w:marLeft w:val="0"/>
      <w:marRight w:val="0"/>
      <w:marTop w:val="0"/>
      <w:marBottom w:val="0"/>
      <w:divBdr>
        <w:top w:val="none" w:sz="0" w:space="0" w:color="auto"/>
        <w:left w:val="none" w:sz="0" w:space="0" w:color="auto"/>
        <w:bottom w:val="none" w:sz="0" w:space="0" w:color="auto"/>
        <w:right w:val="none" w:sz="0" w:space="0" w:color="auto"/>
      </w:divBdr>
      <w:divsChild>
        <w:div w:id="574320043">
          <w:marLeft w:val="0"/>
          <w:marRight w:val="0"/>
          <w:marTop w:val="0"/>
          <w:marBottom w:val="0"/>
          <w:divBdr>
            <w:top w:val="none" w:sz="0" w:space="0" w:color="auto"/>
            <w:left w:val="none" w:sz="0" w:space="0" w:color="auto"/>
            <w:bottom w:val="none" w:sz="0" w:space="0" w:color="auto"/>
            <w:right w:val="none" w:sz="0" w:space="0" w:color="auto"/>
          </w:divBdr>
          <w:divsChild>
            <w:div w:id="1900091351">
              <w:marLeft w:val="0"/>
              <w:marRight w:val="0"/>
              <w:marTop w:val="0"/>
              <w:marBottom w:val="0"/>
              <w:divBdr>
                <w:top w:val="none" w:sz="0" w:space="0" w:color="auto"/>
                <w:left w:val="none" w:sz="0" w:space="0" w:color="auto"/>
                <w:bottom w:val="none" w:sz="0" w:space="0" w:color="auto"/>
                <w:right w:val="none" w:sz="0" w:space="0" w:color="auto"/>
              </w:divBdr>
            </w:div>
          </w:divsChild>
        </w:div>
        <w:div w:id="731343515">
          <w:marLeft w:val="0"/>
          <w:marRight w:val="0"/>
          <w:marTop w:val="0"/>
          <w:marBottom w:val="0"/>
          <w:divBdr>
            <w:top w:val="none" w:sz="0" w:space="0" w:color="auto"/>
            <w:left w:val="none" w:sz="0" w:space="0" w:color="auto"/>
            <w:bottom w:val="none" w:sz="0" w:space="0" w:color="auto"/>
            <w:right w:val="none" w:sz="0" w:space="0" w:color="auto"/>
          </w:divBdr>
        </w:div>
        <w:div w:id="1787692847">
          <w:marLeft w:val="0"/>
          <w:marRight w:val="0"/>
          <w:marTop w:val="0"/>
          <w:marBottom w:val="0"/>
          <w:divBdr>
            <w:top w:val="none" w:sz="0" w:space="0" w:color="auto"/>
            <w:left w:val="none" w:sz="0" w:space="0" w:color="auto"/>
            <w:bottom w:val="none" w:sz="0" w:space="0" w:color="auto"/>
            <w:right w:val="none" w:sz="0" w:space="0" w:color="auto"/>
          </w:divBdr>
        </w:div>
      </w:divsChild>
    </w:div>
    <w:div w:id="1966422374">
      <w:bodyDiv w:val="1"/>
      <w:marLeft w:val="0"/>
      <w:marRight w:val="0"/>
      <w:marTop w:val="0"/>
      <w:marBottom w:val="0"/>
      <w:divBdr>
        <w:top w:val="none" w:sz="0" w:space="0" w:color="auto"/>
        <w:left w:val="none" w:sz="0" w:space="0" w:color="auto"/>
        <w:bottom w:val="none" w:sz="0" w:space="0" w:color="auto"/>
        <w:right w:val="none" w:sz="0" w:space="0" w:color="auto"/>
      </w:divBdr>
    </w:div>
    <w:div w:id="2002655087">
      <w:bodyDiv w:val="1"/>
      <w:marLeft w:val="0"/>
      <w:marRight w:val="0"/>
      <w:marTop w:val="0"/>
      <w:marBottom w:val="0"/>
      <w:divBdr>
        <w:top w:val="none" w:sz="0" w:space="0" w:color="auto"/>
        <w:left w:val="none" w:sz="0" w:space="0" w:color="auto"/>
        <w:bottom w:val="none" w:sz="0" w:space="0" w:color="auto"/>
        <w:right w:val="none" w:sz="0" w:space="0" w:color="auto"/>
      </w:divBdr>
    </w:div>
    <w:div w:id="2036081388">
      <w:bodyDiv w:val="1"/>
      <w:marLeft w:val="0"/>
      <w:marRight w:val="0"/>
      <w:marTop w:val="0"/>
      <w:marBottom w:val="0"/>
      <w:divBdr>
        <w:top w:val="none" w:sz="0" w:space="0" w:color="auto"/>
        <w:left w:val="none" w:sz="0" w:space="0" w:color="auto"/>
        <w:bottom w:val="none" w:sz="0" w:space="0" w:color="auto"/>
        <w:right w:val="none" w:sz="0" w:space="0" w:color="auto"/>
      </w:divBdr>
    </w:div>
    <w:div w:id="2039888819">
      <w:bodyDiv w:val="1"/>
      <w:marLeft w:val="0"/>
      <w:marRight w:val="0"/>
      <w:marTop w:val="0"/>
      <w:marBottom w:val="0"/>
      <w:divBdr>
        <w:top w:val="none" w:sz="0" w:space="0" w:color="auto"/>
        <w:left w:val="none" w:sz="0" w:space="0" w:color="auto"/>
        <w:bottom w:val="none" w:sz="0" w:space="0" w:color="auto"/>
        <w:right w:val="none" w:sz="0" w:space="0" w:color="auto"/>
      </w:divBdr>
      <w:divsChild>
        <w:div w:id="575674102">
          <w:marLeft w:val="0"/>
          <w:marRight w:val="0"/>
          <w:marTop w:val="0"/>
          <w:marBottom w:val="0"/>
          <w:divBdr>
            <w:top w:val="none" w:sz="0" w:space="0" w:color="auto"/>
            <w:left w:val="none" w:sz="0" w:space="0" w:color="auto"/>
            <w:bottom w:val="none" w:sz="0" w:space="0" w:color="auto"/>
            <w:right w:val="none" w:sz="0" w:space="0" w:color="auto"/>
          </w:divBdr>
          <w:divsChild>
            <w:div w:id="2006976153">
              <w:marLeft w:val="0"/>
              <w:marRight w:val="0"/>
              <w:marTop w:val="0"/>
              <w:marBottom w:val="0"/>
              <w:divBdr>
                <w:top w:val="none" w:sz="0" w:space="0" w:color="auto"/>
                <w:left w:val="none" w:sz="0" w:space="0" w:color="auto"/>
                <w:bottom w:val="none" w:sz="0" w:space="0" w:color="auto"/>
                <w:right w:val="none" w:sz="0" w:space="0" w:color="auto"/>
              </w:divBdr>
              <w:divsChild>
                <w:div w:id="5314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97242">
      <w:bodyDiv w:val="1"/>
      <w:marLeft w:val="0"/>
      <w:marRight w:val="0"/>
      <w:marTop w:val="0"/>
      <w:marBottom w:val="0"/>
      <w:divBdr>
        <w:top w:val="none" w:sz="0" w:space="0" w:color="auto"/>
        <w:left w:val="none" w:sz="0" w:space="0" w:color="auto"/>
        <w:bottom w:val="none" w:sz="0" w:space="0" w:color="auto"/>
        <w:right w:val="none" w:sz="0" w:space="0" w:color="auto"/>
      </w:divBdr>
      <w:divsChild>
        <w:div w:id="463548272">
          <w:marLeft w:val="0"/>
          <w:marRight w:val="0"/>
          <w:marTop w:val="0"/>
          <w:marBottom w:val="0"/>
          <w:divBdr>
            <w:top w:val="none" w:sz="0" w:space="0" w:color="auto"/>
            <w:left w:val="none" w:sz="0" w:space="0" w:color="auto"/>
            <w:bottom w:val="none" w:sz="0" w:space="0" w:color="auto"/>
            <w:right w:val="none" w:sz="0" w:space="0" w:color="auto"/>
          </w:divBdr>
          <w:divsChild>
            <w:div w:id="396241917">
              <w:marLeft w:val="0"/>
              <w:marRight w:val="0"/>
              <w:marTop w:val="0"/>
              <w:marBottom w:val="0"/>
              <w:divBdr>
                <w:top w:val="none" w:sz="0" w:space="0" w:color="auto"/>
                <w:left w:val="none" w:sz="0" w:space="0" w:color="auto"/>
                <w:bottom w:val="none" w:sz="0" w:space="0" w:color="auto"/>
                <w:right w:val="none" w:sz="0" w:space="0" w:color="auto"/>
              </w:divBdr>
              <w:divsChild>
                <w:div w:id="1556505431">
                  <w:marLeft w:val="0"/>
                  <w:marRight w:val="0"/>
                  <w:marTop w:val="0"/>
                  <w:marBottom w:val="0"/>
                  <w:divBdr>
                    <w:top w:val="none" w:sz="0" w:space="0" w:color="auto"/>
                    <w:left w:val="none" w:sz="0" w:space="0" w:color="auto"/>
                    <w:bottom w:val="none" w:sz="0" w:space="0" w:color="auto"/>
                    <w:right w:val="none" w:sz="0" w:space="0" w:color="auto"/>
                  </w:divBdr>
                  <w:divsChild>
                    <w:div w:id="154031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630894">
      <w:bodyDiv w:val="1"/>
      <w:marLeft w:val="0"/>
      <w:marRight w:val="0"/>
      <w:marTop w:val="0"/>
      <w:marBottom w:val="0"/>
      <w:divBdr>
        <w:top w:val="none" w:sz="0" w:space="0" w:color="auto"/>
        <w:left w:val="none" w:sz="0" w:space="0" w:color="auto"/>
        <w:bottom w:val="none" w:sz="0" w:space="0" w:color="auto"/>
        <w:right w:val="none" w:sz="0" w:space="0" w:color="auto"/>
      </w:divBdr>
    </w:div>
    <w:div w:id="2126382538">
      <w:bodyDiv w:val="1"/>
      <w:marLeft w:val="0"/>
      <w:marRight w:val="0"/>
      <w:marTop w:val="0"/>
      <w:marBottom w:val="0"/>
      <w:divBdr>
        <w:top w:val="none" w:sz="0" w:space="0" w:color="auto"/>
        <w:left w:val="none" w:sz="0" w:space="0" w:color="auto"/>
        <w:bottom w:val="none" w:sz="0" w:space="0" w:color="auto"/>
        <w:right w:val="none" w:sz="0" w:space="0" w:color="auto"/>
      </w:divBdr>
      <w:divsChild>
        <w:div w:id="1652055380">
          <w:marLeft w:val="0"/>
          <w:marRight w:val="0"/>
          <w:marTop w:val="0"/>
          <w:marBottom w:val="0"/>
          <w:divBdr>
            <w:top w:val="none" w:sz="0" w:space="0" w:color="auto"/>
            <w:left w:val="none" w:sz="0" w:space="0" w:color="auto"/>
            <w:bottom w:val="none" w:sz="0" w:space="0" w:color="auto"/>
            <w:right w:val="none" w:sz="0" w:space="0" w:color="auto"/>
          </w:divBdr>
          <w:divsChild>
            <w:div w:id="1626622243">
              <w:marLeft w:val="0"/>
              <w:marRight w:val="0"/>
              <w:marTop w:val="0"/>
              <w:marBottom w:val="0"/>
              <w:divBdr>
                <w:top w:val="none" w:sz="0" w:space="0" w:color="auto"/>
                <w:left w:val="none" w:sz="0" w:space="0" w:color="auto"/>
                <w:bottom w:val="none" w:sz="0" w:space="0" w:color="auto"/>
                <w:right w:val="none" w:sz="0" w:space="0" w:color="auto"/>
              </w:divBdr>
              <w:divsChild>
                <w:div w:id="208078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18"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26" Type="http://schemas.openxmlformats.org/officeDocument/2006/relationships/image" Target="media/image9.png"/><Relationship Id="rId39" Type="http://schemas.openxmlformats.org/officeDocument/2006/relationships/hyperlink" Target="https://stackoverflow.com/questions/1787110/what-is-the-difference-between-lemmatization-vs-stemming" TargetMode="External"/><Relationship Id="rId21" Type="http://schemas.openxmlformats.org/officeDocument/2006/relationships/image" Target="media/image4.jpeg"/><Relationship Id="rId34" Type="http://schemas.openxmlformats.org/officeDocument/2006/relationships/hyperlink" Target="https://www.mdpi.com/2078-2489/10/4/150" TargetMode="External"/><Relationship Id="rId42" Type="http://schemas.openxmlformats.org/officeDocument/2006/relationships/hyperlink" Target="https://proxet.com/blog/spacy-vs-nltk-natural-language-processing-nlp-python-libraries/" TargetMode="External"/><Relationship Id="rId47" Type="http://schemas.openxmlformats.org/officeDocument/2006/relationships/hyperlink" Target="https://en.wikipedia.org/wiki/Tf%E2%80%93idf"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chart" Target="charts/chart2.xml"/><Relationship Id="rId37" Type="http://schemas.openxmlformats.org/officeDocument/2006/relationships/hyperlink" Target="https://www.kaggle.com/competitions/jigsaw-toxic-comment-classification-challenge/overview" TargetMode="External"/><Relationship Id="rId40" Type="http://schemas.openxmlformats.org/officeDocument/2006/relationships/hyperlink" Target="https://www.kaggle.com/general/299223" TargetMode="External"/><Relationship Id="rId45" Type="http://schemas.openxmlformats.org/officeDocument/2006/relationships/hyperlink" Target="https://www.datacamp.com/blog/how-nlp-is-changing-the-future-of-data-science" TargetMode="External"/><Relationship Id="rId53" Type="http://schemas.microsoft.com/office/2011/relationships/people" Target="peop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chart" Target="charts/chart1.xml"/><Relationship Id="rId44" Type="http://schemas.openxmlformats.org/officeDocument/2006/relationships/hyperlink" Target="https://www.datacamp.com/tutorial/tutorial-natural-language-processing"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hindawi.com/journals/cin/2022/1883698/" TargetMode="External"/><Relationship Id="rId43" Type="http://schemas.openxmlformats.org/officeDocument/2006/relationships/hyperlink" Target="https://towardsdatascience.com/introduction-to-word-embedding-and-word2vec-652d0c2060fa" TargetMode="External"/><Relationship Id="rId48" Type="http://schemas.openxmlformats.org/officeDocument/2006/relationships/hyperlink" Target="https://analyticsindiamag.com/word2vec-vs-glove-a-comparative-guide-to-word-embedding-techniques/" TargetMode="Externa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17"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25" Type="http://schemas.openxmlformats.org/officeDocument/2006/relationships/image" Target="media/image8.png"/><Relationship Id="rId33" Type="http://schemas.openxmlformats.org/officeDocument/2006/relationships/hyperlink" Target="https://www.mdpi.com/2076-3417/10/23/8631" TargetMode="External"/><Relationship Id="rId38" Type="http://schemas.openxmlformats.org/officeDocument/2006/relationships/hyperlink" Target="https://www.analyticsvidhya.com/blog/2022/06/stemming-vs-lemmatization-in-nlp-must-know-differences/" TargetMode="External"/><Relationship Id="rId46" Type="http://schemas.openxmlformats.org/officeDocument/2006/relationships/hyperlink" Target="https://machinelearningmastery.com/gentle-introduction-bag-words-model/" TargetMode="External"/><Relationship Id="rId20" Type="http://schemas.openxmlformats.org/officeDocument/2006/relationships/image" Target="media/image3.png"/><Relationship Id="rId41" Type="http://schemas.openxmlformats.org/officeDocument/2006/relationships/hyperlink" Target="https://www.activestate.com/blog/natural-language-processing-nltk-vs-spac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Users/idanvazana/Library/Mobile%20Documents/com~apple~CloudDocs/M.sc%20-%20Data%20Science/&#1505;&#1502;&#1505;&#1496;&#1512;%20&#1489;/NLP/&#1508;&#1512;&#1493;&#1497;&#1511;&#1496;/Toxic%20Comments%20Classification%20Projec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en.wikipedia.org/wiki/Help:Talk_pages"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Classification Report Banchmark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Sheet1!$B$1</c:f>
              <c:strCache>
                <c:ptCount val="1"/>
                <c:pt idx="0">
                  <c:v>Accuracy</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Logistic Regression</c:v>
                </c:pt>
                <c:pt idx="1">
                  <c:v>Linear SVC</c:v>
                </c:pt>
                <c:pt idx="2">
                  <c:v>MultinomialNB</c:v>
                </c:pt>
                <c:pt idx="3">
                  <c:v>BERT</c:v>
                </c:pt>
              </c:strCache>
            </c:strRef>
          </c:cat>
          <c:val>
            <c:numRef>
              <c:f>Sheet1!$B$2:$B$5</c:f>
              <c:numCache>
                <c:formatCode>General</c:formatCode>
                <c:ptCount val="4"/>
                <c:pt idx="0">
                  <c:v>0.93</c:v>
                </c:pt>
                <c:pt idx="1">
                  <c:v>0.94</c:v>
                </c:pt>
                <c:pt idx="2">
                  <c:v>0.92</c:v>
                </c:pt>
                <c:pt idx="3">
                  <c:v>0.96</c:v>
                </c:pt>
              </c:numCache>
            </c:numRef>
          </c:val>
          <c:extLst>
            <c:ext xmlns:c16="http://schemas.microsoft.com/office/drawing/2014/chart" uri="{C3380CC4-5D6E-409C-BE32-E72D297353CC}">
              <c16:uniqueId val="{00000000-09F8-6D42-ADD0-7D79326BF98B}"/>
            </c:ext>
          </c:extLst>
        </c:ser>
        <c:ser>
          <c:idx val="1"/>
          <c:order val="1"/>
          <c:tx>
            <c:strRef>
              <c:f>Sheet1!$C$1</c:f>
              <c:strCache>
                <c:ptCount val="1"/>
                <c:pt idx="0">
                  <c:v>precision</c:v>
                </c:pt>
              </c:strCache>
            </c:strRef>
          </c:tx>
          <c:spPr>
            <a:solidFill>
              <a:schemeClr val="accent2"/>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Logistic Regression</c:v>
                </c:pt>
                <c:pt idx="1">
                  <c:v>Linear SVC</c:v>
                </c:pt>
                <c:pt idx="2">
                  <c:v>MultinomialNB</c:v>
                </c:pt>
                <c:pt idx="3">
                  <c:v>BERT</c:v>
                </c:pt>
              </c:strCache>
            </c:strRef>
          </c:cat>
          <c:val>
            <c:numRef>
              <c:f>Sheet1!$C$2:$C$5</c:f>
              <c:numCache>
                <c:formatCode>General</c:formatCode>
                <c:ptCount val="4"/>
                <c:pt idx="0">
                  <c:v>0.96</c:v>
                </c:pt>
                <c:pt idx="1">
                  <c:v>0.84</c:v>
                </c:pt>
                <c:pt idx="2">
                  <c:v>1</c:v>
                </c:pt>
                <c:pt idx="3">
                  <c:v>0.8</c:v>
                </c:pt>
              </c:numCache>
            </c:numRef>
          </c:val>
          <c:extLst>
            <c:ext xmlns:c16="http://schemas.microsoft.com/office/drawing/2014/chart" uri="{C3380CC4-5D6E-409C-BE32-E72D297353CC}">
              <c16:uniqueId val="{00000001-09F8-6D42-ADD0-7D79326BF98B}"/>
            </c:ext>
          </c:extLst>
        </c:ser>
        <c:ser>
          <c:idx val="2"/>
          <c:order val="2"/>
          <c:tx>
            <c:strRef>
              <c:f>Sheet1!$D$1</c:f>
              <c:strCache>
                <c:ptCount val="1"/>
                <c:pt idx="0">
                  <c:v>recall</c:v>
                </c:pt>
              </c:strCache>
            </c:strRef>
          </c:tx>
          <c:spPr>
            <a:solidFill>
              <a:schemeClr val="accent3"/>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Logistic Regression</c:v>
                </c:pt>
                <c:pt idx="1">
                  <c:v>Linear SVC</c:v>
                </c:pt>
                <c:pt idx="2">
                  <c:v>MultinomialNB</c:v>
                </c:pt>
                <c:pt idx="3">
                  <c:v>BERT</c:v>
                </c:pt>
              </c:strCache>
            </c:strRef>
          </c:cat>
          <c:val>
            <c:numRef>
              <c:f>Sheet1!$D$2:$D$5</c:f>
              <c:numCache>
                <c:formatCode>General</c:formatCode>
                <c:ptCount val="4"/>
                <c:pt idx="0">
                  <c:v>0.37</c:v>
                </c:pt>
                <c:pt idx="1">
                  <c:v>0.59</c:v>
                </c:pt>
                <c:pt idx="2">
                  <c:v>0.2</c:v>
                </c:pt>
                <c:pt idx="3">
                  <c:v>0.83</c:v>
                </c:pt>
              </c:numCache>
            </c:numRef>
          </c:val>
          <c:extLst>
            <c:ext xmlns:c16="http://schemas.microsoft.com/office/drawing/2014/chart" uri="{C3380CC4-5D6E-409C-BE32-E72D297353CC}">
              <c16:uniqueId val="{00000002-09F8-6D42-ADD0-7D79326BF98B}"/>
            </c:ext>
          </c:extLst>
        </c:ser>
        <c:ser>
          <c:idx val="3"/>
          <c:order val="3"/>
          <c:tx>
            <c:strRef>
              <c:f>Sheet1!$E$1</c:f>
              <c:strCache>
                <c:ptCount val="1"/>
                <c:pt idx="0">
                  <c:v>f1-score</c:v>
                </c:pt>
              </c:strCache>
            </c:strRef>
          </c:tx>
          <c:spPr>
            <a:solidFill>
              <a:schemeClr val="accent4"/>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I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Logistic Regression</c:v>
                </c:pt>
                <c:pt idx="1">
                  <c:v>Linear SVC</c:v>
                </c:pt>
                <c:pt idx="2">
                  <c:v>MultinomialNB</c:v>
                </c:pt>
                <c:pt idx="3">
                  <c:v>BERT</c:v>
                </c:pt>
              </c:strCache>
            </c:strRef>
          </c:cat>
          <c:val>
            <c:numRef>
              <c:f>Sheet1!$E$2:$E$5</c:f>
              <c:numCache>
                <c:formatCode>General</c:formatCode>
                <c:ptCount val="4"/>
                <c:pt idx="0">
                  <c:v>0.53</c:v>
                </c:pt>
                <c:pt idx="1">
                  <c:v>0.69</c:v>
                </c:pt>
                <c:pt idx="2">
                  <c:v>0.39</c:v>
                </c:pt>
                <c:pt idx="3">
                  <c:v>0.81</c:v>
                </c:pt>
              </c:numCache>
            </c:numRef>
          </c:val>
          <c:extLst>
            <c:ext xmlns:c16="http://schemas.microsoft.com/office/drawing/2014/chart" uri="{C3380CC4-5D6E-409C-BE32-E72D297353CC}">
              <c16:uniqueId val="{00000003-09F8-6D42-ADD0-7D79326BF98B}"/>
            </c:ext>
          </c:extLst>
        </c:ser>
        <c:dLbls>
          <c:showLegendKey val="0"/>
          <c:showVal val="1"/>
          <c:showCatName val="0"/>
          <c:showSerName val="0"/>
          <c:showPercent val="0"/>
          <c:showBubbleSize val="0"/>
        </c:dLbls>
        <c:gapWidth val="150"/>
        <c:shape val="box"/>
        <c:axId val="1426503056"/>
        <c:axId val="1426505440"/>
        <c:axId val="0"/>
      </c:bar3DChart>
      <c:catAx>
        <c:axId val="14265030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426505440"/>
        <c:crosses val="autoZero"/>
        <c:auto val="1"/>
        <c:lblAlgn val="ctr"/>
        <c:lblOffset val="100"/>
        <c:noMultiLvlLbl val="0"/>
      </c:catAx>
      <c:valAx>
        <c:axId val="142650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426503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Confussion</a:t>
            </a:r>
            <a:r>
              <a:rPr lang="en-US" baseline="0"/>
              <a:t> Matrix Banchmark</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barChart>
        <c:barDir val="col"/>
        <c:grouping val="clustered"/>
        <c:varyColors val="0"/>
        <c:ser>
          <c:idx val="0"/>
          <c:order val="0"/>
          <c:tx>
            <c:strRef>
              <c:f>Sheet1!$B$1</c:f>
              <c:strCache>
                <c:ptCount val="1"/>
                <c:pt idx="0">
                  <c:v>TP</c:v>
                </c:pt>
              </c:strCache>
            </c:strRef>
          </c:tx>
          <c:spPr>
            <a:solidFill>
              <a:schemeClr val="accent1"/>
            </a:solidFill>
            <a:ln>
              <a:noFill/>
            </a:ln>
            <a:effectLst/>
          </c:spPr>
          <c:invertIfNegative val="0"/>
          <c:cat>
            <c:strRef>
              <c:f>Sheet1!$A$2:$A$5</c:f>
              <c:strCache>
                <c:ptCount val="4"/>
                <c:pt idx="0">
                  <c:v>Logistic Regression</c:v>
                </c:pt>
                <c:pt idx="1">
                  <c:v>Linear SVC</c:v>
                </c:pt>
                <c:pt idx="2">
                  <c:v>MultinomialNB</c:v>
                </c:pt>
                <c:pt idx="3">
                  <c:v>BERT</c:v>
                </c:pt>
              </c:strCache>
            </c:strRef>
          </c:cat>
          <c:val>
            <c:numRef>
              <c:f>Sheet1!$B$2:$B$5</c:f>
              <c:numCache>
                <c:formatCode>General</c:formatCode>
                <c:ptCount val="4"/>
                <c:pt idx="0">
                  <c:v>2873</c:v>
                </c:pt>
                <c:pt idx="1">
                  <c:v>2843</c:v>
                </c:pt>
                <c:pt idx="2">
                  <c:v>2877</c:v>
                </c:pt>
                <c:pt idx="3">
                  <c:v>2814</c:v>
                </c:pt>
              </c:numCache>
            </c:numRef>
          </c:val>
          <c:extLst>
            <c:ext xmlns:c16="http://schemas.microsoft.com/office/drawing/2014/chart" uri="{C3380CC4-5D6E-409C-BE32-E72D297353CC}">
              <c16:uniqueId val="{00000000-EBD5-4649-B709-8B3426D0A9C8}"/>
            </c:ext>
          </c:extLst>
        </c:ser>
        <c:ser>
          <c:idx val="1"/>
          <c:order val="1"/>
          <c:tx>
            <c:strRef>
              <c:f>Sheet1!$C$1</c:f>
              <c:strCache>
                <c:ptCount val="1"/>
                <c:pt idx="0">
                  <c:v>TN</c:v>
                </c:pt>
              </c:strCache>
            </c:strRef>
          </c:tx>
          <c:spPr>
            <a:solidFill>
              <a:schemeClr val="accent2"/>
            </a:solidFill>
            <a:ln>
              <a:noFill/>
            </a:ln>
            <a:effectLst/>
          </c:spPr>
          <c:invertIfNegative val="0"/>
          <c:cat>
            <c:strRef>
              <c:f>Sheet1!$A$2:$A$5</c:f>
              <c:strCache>
                <c:ptCount val="4"/>
                <c:pt idx="0">
                  <c:v>Logistic Regression</c:v>
                </c:pt>
                <c:pt idx="1">
                  <c:v>Linear SVC</c:v>
                </c:pt>
                <c:pt idx="2">
                  <c:v>MultinomialNB</c:v>
                </c:pt>
                <c:pt idx="3">
                  <c:v>BERT</c:v>
                </c:pt>
              </c:strCache>
            </c:strRef>
          </c:cat>
          <c:val>
            <c:numRef>
              <c:f>Sheet1!$C$2:$C$5</c:f>
              <c:numCache>
                <c:formatCode>General</c:formatCode>
                <c:ptCount val="4"/>
                <c:pt idx="0">
                  <c:v>117</c:v>
                </c:pt>
                <c:pt idx="1">
                  <c:v>186</c:v>
                </c:pt>
                <c:pt idx="2">
                  <c:v>78</c:v>
                </c:pt>
                <c:pt idx="3">
                  <c:v>262</c:v>
                </c:pt>
              </c:numCache>
            </c:numRef>
          </c:val>
          <c:extLst>
            <c:ext xmlns:c16="http://schemas.microsoft.com/office/drawing/2014/chart" uri="{C3380CC4-5D6E-409C-BE32-E72D297353CC}">
              <c16:uniqueId val="{00000001-EBD5-4649-B709-8B3426D0A9C8}"/>
            </c:ext>
          </c:extLst>
        </c:ser>
        <c:ser>
          <c:idx val="2"/>
          <c:order val="2"/>
          <c:tx>
            <c:strRef>
              <c:f>Sheet1!$D$1</c:f>
              <c:strCache>
                <c:ptCount val="1"/>
                <c:pt idx="0">
                  <c:v>FP</c:v>
                </c:pt>
              </c:strCache>
            </c:strRef>
          </c:tx>
          <c:spPr>
            <a:solidFill>
              <a:schemeClr val="accent3"/>
            </a:solidFill>
            <a:ln>
              <a:noFill/>
            </a:ln>
            <a:effectLst/>
          </c:spPr>
          <c:invertIfNegative val="0"/>
          <c:cat>
            <c:strRef>
              <c:f>Sheet1!$A$2:$A$5</c:f>
              <c:strCache>
                <c:ptCount val="4"/>
                <c:pt idx="0">
                  <c:v>Logistic Regression</c:v>
                </c:pt>
                <c:pt idx="1">
                  <c:v>Linear SVC</c:v>
                </c:pt>
                <c:pt idx="2">
                  <c:v>MultinomialNB</c:v>
                </c:pt>
                <c:pt idx="3">
                  <c:v>BERT</c:v>
                </c:pt>
              </c:strCache>
            </c:strRef>
          </c:cat>
          <c:val>
            <c:numRef>
              <c:f>Sheet1!$D$2:$D$5</c:f>
              <c:numCache>
                <c:formatCode>General</c:formatCode>
                <c:ptCount val="4"/>
                <c:pt idx="0">
                  <c:v>4</c:v>
                </c:pt>
                <c:pt idx="1">
                  <c:v>34</c:v>
                </c:pt>
                <c:pt idx="2">
                  <c:v>0</c:v>
                </c:pt>
                <c:pt idx="3">
                  <c:v>63</c:v>
                </c:pt>
              </c:numCache>
            </c:numRef>
          </c:val>
          <c:extLst>
            <c:ext xmlns:c16="http://schemas.microsoft.com/office/drawing/2014/chart" uri="{C3380CC4-5D6E-409C-BE32-E72D297353CC}">
              <c16:uniqueId val="{00000002-EBD5-4649-B709-8B3426D0A9C8}"/>
            </c:ext>
          </c:extLst>
        </c:ser>
        <c:ser>
          <c:idx val="3"/>
          <c:order val="3"/>
          <c:tx>
            <c:strRef>
              <c:f>Sheet1!$E$1</c:f>
              <c:strCache>
                <c:ptCount val="1"/>
                <c:pt idx="0">
                  <c:v>FN</c:v>
                </c:pt>
              </c:strCache>
            </c:strRef>
          </c:tx>
          <c:spPr>
            <a:solidFill>
              <a:schemeClr val="accent4"/>
            </a:solidFill>
            <a:ln>
              <a:noFill/>
            </a:ln>
            <a:effectLst/>
          </c:spPr>
          <c:invertIfNegative val="0"/>
          <c:cat>
            <c:strRef>
              <c:f>Sheet1!$A$2:$A$5</c:f>
              <c:strCache>
                <c:ptCount val="4"/>
                <c:pt idx="0">
                  <c:v>Logistic Regression</c:v>
                </c:pt>
                <c:pt idx="1">
                  <c:v>Linear SVC</c:v>
                </c:pt>
                <c:pt idx="2">
                  <c:v>MultinomialNB</c:v>
                </c:pt>
                <c:pt idx="3">
                  <c:v>BERT</c:v>
                </c:pt>
              </c:strCache>
            </c:strRef>
          </c:cat>
          <c:val>
            <c:numRef>
              <c:f>Sheet1!$E$2:$E$5</c:f>
              <c:numCache>
                <c:formatCode>General</c:formatCode>
                <c:ptCount val="4"/>
                <c:pt idx="0">
                  <c:v>198</c:v>
                </c:pt>
                <c:pt idx="1">
                  <c:v>129</c:v>
                </c:pt>
                <c:pt idx="2">
                  <c:v>237</c:v>
                </c:pt>
                <c:pt idx="3">
                  <c:v>53</c:v>
                </c:pt>
              </c:numCache>
            </c:numRef>
          </c:val>
          <c:extLst>
            <c:ext xmlns:c16="http://schemas.microsoft.com/office/drawing/2014/chart" uri="{C3380CC4-5D6E-409C-BE32-E72D297353CC}">
              <c16:uniqueId val="{00000003-EBD5-4649-B709-8B3426D0A9C8}"/>
            </c:ext>
          </c:extLst>
        </c:ser>
        <c:dLbls>
          <c:showLegendKey val="0"/>
          <c:showVal val="0"/>
          <c:showCatName val="0"/>
          <c:showSerName val="0"/>
          <c:showPercent val="0"/>
          <c:showBubbleSize val="0"/>
        </c:dLbls>
        <c:gapWidth val="219"/>
        <c:overlap val="-27"/>
        <c:axId val="1532232448"/>
        <c:axId val="1532942944"/>
      </c:barChart>
      <c:catAx>
        <c:axId val="1532232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532942944"/>
        <c:crosses val="autoZero"/>
        <c:auto val="1"/>
        <c:lblAlgn val="ctr"/>
        <c:lblOffset val="100"/>
        <c:noMultiLvlLbl val="0"/>
      </c:catAx>
      <c:valAx>
        <c:axId val="153294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1532232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52274880E8334FADE729CF7ACEEC87" ma:contentTypeVersion="2" ma:contentTypeDescription="Create a new document." ma:contentTypeScope="" ma:versionID="da020765b0133cedd627d34948a4a10e">
  <xsd:schema xmlns:xsd="http://www.w3.org/2001/XMLSchema" xmlns:xs="http://www.w3.org/2001/XMLSchema" xmlns:p="http://schemas.microsoft.com/office/2006/metadata/properties" xmlns:ns3="e2a94496-f981-4f46-8c6c-0b7b5fe962e4" targetNamespace="http://schemas.microsoft.com/office/2006/metadata/properties" ma:root="true" ma:fieldsID="567f1ab2d23e5c775b48021e59caabcf" ns3:_="">
    <xsd:import namespace="e2a94496-f981-4f46-8c6c-0b7b5fe962e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94496-f981-4f46-8c6c-0b7b5fe962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26F9E-12CB-4A9F-AA46-15E71AC8E6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94496-f981-4f46-8c6c-0b7b5fe96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794E3F2-F72C-42A5-AA78-4EB9858D15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DAC5464-ADC5-4041-9B6F-33FA0D3C10B9}">
  <ds:schemaRefs>
    <ds:schemaRef ds:uri="http://schemas.microsoft.com/sharepoint/v3/contenttype/forms"/>
  </ds:schemaRefs>
</ds:datastoreItem>
</file>

<file path=customXml/itemProps4.xml><?xml version="1.0" encoding="utf-8"?>
<ds:datastoreItem xmlns:ds="http://schemas.openxmlformats.org/officeDocument/2006/customXml" ds:itemID="{21C07313-FF43-C34C-8245-B01F258CC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27</Pages>
  <Words>5421</Words>
  <Characters>30902</Characters>
  <Application>Microsoft Office Word</Application>
  <DocSecurity>0</DocSecurity>
  <Lines>257</Lines>
  <Paragraphs>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VAIDAN5</dc:creator>
  <cp:keywords/>
  <dc:description/>
  <cp:lastModifiedBy>VAIDAN5</cp:lastModifiedBy>
  <cp:revision>23</cp:revision>
  <cp:lastPrinted>2023-02-27T18:25:00Z</cp:lastPrinted>
  <dcterms:created xsi:type="dcterms:W3CDTF">2023-06-24T06:44:00Z</dcterms:created>
  <dcterms:modified xsi:type="dcterms:W3CDTF">2023-06-24T09:20:00Z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0x0101003E52274880E8334FADE729CF7ACEEC87</vt:lpwstr>
  </property>
</Properties>
</file>